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7FBC4" w14:textId="77777777" w:rsidR="00E656E5" w:rsidRPr="0084756E" w:rsidRDefault="00E656E5" w:rsidP="000A3D8D">
      <w:pPr>
        <w:pStyle w:val="Author"/>
        <w:spacing w:line="480" w:lineRule="auto"/>
        <w:jc w:val="left"/>
        <w:rPr>
          <w:rFonts w:ascii="Times New Roman" w:hAnsi="Times New Roman" w:cs="Times New Roman"/>
        </w:rPr>
      </w:pPr>
      <w:bookmarkStart w:id="0" w:name="_Hlk153465910"/>
      <w:r w:rsidRPr="0084756E">
        <w:rPr>
          <w:rFonts w:ascii="Times New Roman" w:hAnsi="Times New Roman" w:cs="Times New Roman"/>
        </w:rPr>
        <w:t>Journal name: Ecological Monographs</w:t>
      </w:r>
    </w:p>
    <w:p w14:paraId="6CD25FF3" w14:textId="42909D70" w:rsidR="00E656E5" w:rsidRPr="0084756E" w:rsidRDefault="00E656E5" w:rsidP="000A3D8D">
      <w:pPr>
        <w:pStyle w:val="BodyText"/>
        <w:spacing w:line="480" w:lineRule="auto"/>
        <w:rPr>
          <w:rFonts w:ascii="Times New Roman" w:hAnsi="Times New Roman" w:cs="Times New Roman"/>
        </w:rPr>
      </w:pPr>
      <w:r w:rsidRPr="0084756E">
        <w:rPr>
          <w:rFonts w:ascii="Times New Roman" w:hAnsi="Times New Roman" w:cs="Times New Roman"/>
        </w:rPr>
        <w:t>Manuscript type:</w:t>
      </w:r>
      <w:r w:rsidR="008D4469" w:rsidRPr="0084756E">
        <w:rPr>
          <w:rFonts w:ascii="Times New Roman" w:hAnsi="Times New Roman" w:cs="Times New Roman"/>
        </w:rPr>
        <w:t xml:space="preserve"> Research</w:t>
      </w:r>
      <w:r w:rsidRPr="0084756E">
        <w:rPr>
          <w:rFonts w:ascii="Times New Roman" w:hAnsi="Times New Roman" w:cs="Times New Roman"/>
        </w:rPr>
        <w:t xml:space="preserve"> </w:t>
      </w:r>
      <w:r w:rsidR="008D4469" w:rsidRPr="0084756E">
        <w:rPr>
          <w:rFonts w:ascii="Times New Roman" w:hAnsi="Times New Roman" w:cs="Times New Roman"/>
        </w:rPr>
        <w:t>Article</w:t>
      </w:r>
      <w:r w:rsidRPr="0084756E">
        <w:rPr>
          <w:rFonts w:ascii="Times New Roman" w:hAnsi="Times New Roman" w:cs="Times New Roman"/>
        </w:rPr>
        <w:t xml:space="preserve"> </w:t>
      </w:r>
    </w:p>
    <w:p w14:paraId="4B590814" w14:textId="426A4EEE" w:rsidR="003F4A0E" w:rsidRPr="0084756E" w:rsidRDefault="00E656E5" w:rsidP="003F4A0E">
      <w:pPr>
        <w:pStyle w:val="Author"/>
        <w:spacing w:line="480" w:lineRule="auto"/>
        <w:jc w:val="left"/>
        <w:rPr>
          <w:rFonts w:ascii="Times New Roman" w:hAnsi="Times New Roman" w:cs="Times New Roman"/>
          <w:color w:val="000000" w:themeColor="text1"/>
        </w:rPr>
      </w:pPr>
      <w:r w:rsidRPr="0084756E">
        <w:rPr>
          <w:rFonts w:ascii="Times New Roman" w:hAnsi="Times New Roman" w:cs="Times New Roman"/>
          <w:b/>
          <w:bCs/>
          <w:color w:val="000000" w:themeColor="text1"/>
        </w:rPr>
        <w:t>Title</w:t>
      </w:r>
      <w:r w:rsidRPr="0084756E">
        <w:rPr>
          <w:rFonts w:ascii="Times New Roman" w:hAnsi="Times New Roman" w:cs="Times New Roman"/>
          <w:color w:val="000000" w:themeColor="text1"/>
        </w:rPr>
        <w:t xml:space="preserve">: </w:t>
      </w:r>
      <w:r w:rsidR="003F4A0E" w:rsidRPr="0084756E">
        <w:rPr>
          <w:rFonts w:ascii="Times New Roman" w:hAnsi="Times New Roman" w:cs="Times New Roman"/>
        </w:rPr>
        <w:t>Existing data enable accurate macro-scale forecasting of</w:t>
      </w:r>
      <w:r w:rsidR="003F4A0E" w:rsidRPr="0084756E">
        <w:rPr>
          <w:rFonts w:ascii="Times New Roman" w:hAnsi="Times New Roman" w:cs="Times New Roman"/>
          <w:color w:val="000000" w:themeColor="text1"/>
        </w:rPr>
        <w:t xml:space="preserve"> crop-pest phenology: a case study for </w:t>
      </w:r>
      <w:r w:rsidR="003F4A0E" w:rsidRPr="0084756E">
        <w:rPr>
          <w:rFonts w:ascii="Times New Roman" w:hAnsi="Times New Roman" w:cs="Times New Roman"/>
          <w:i/>
          <w:iCs/>
          <w:color w:val="000000" w:themeColor="text1"/>
        </w:rPr>
        <w:t xml:space="preserve">Pieris </w:t>
      </w:r>
      <w:proofErr w:type="spellStart"/>
      <w:r w:rsidR="003F4A0E" w:rsidRPr="0084756E">
        <w:rPr>
          <w:rFonts w:ascii="Times New Roman" w:hAnsi="Times New Roman" w:cs="Times New Roman"/>
          <w:i/>
          <w:iCs/>
          <w:color w:val="000000" w:themeColor="text1"/>
        </w:rPr>
        <w:t>rapae</w:t>
      </w:r>
      <w:proofErr w:type="spellEnd"/>
      <w:r w:rsidR="003F4A0E" w:rsidRPr="0084756E">
        <w:rPr>
          <w:rFonts w:ascii="Times New Roman" w:hAnsi="Times New Roman" w:cs="Times New Roman"/>
          <w:color w:val="000000" w:themeColor="text1"/>
        </w:rPr>
        <w:t>.</w:t>
      </w:r>
    </w:p>
    <w:p w14:paraId="016496AB" w14:textId="4B332A24" w:rsidR="00D86C57" w:rsidRPr="0084756E" w:rsidRDefault="00630DDB" w:rsidP="000A3D8D">
      <w:pPr>
        <w:pStyle w:val="Author"/>
        <w:spacing w:line="480" w:lineRule="auto"/>
        <w:jc w:val="left"/>
        <w:rPr>
          <w:rFonts w:ascii="Times New Roman" w:hAnsi="Times New Roman" w:cs="Times New Roman"/>
          <w:lang w:val="es-ES"/>
        </w:rPr>
      </w:pPr>
      <w:proofErr w:type="spellStart"/>
      <w:r w:rsidRPr="0084756E">
        <w:rPr>
          <w:rFonts w:ascii="Times New Roman" w:hAnsi="Times New Roman" w:cs="Times New Roman"/>
          <w:b/>
          <w:bCs/>
          <w:lang w:val="es-ES"/>
        </w:rPr>
        <w:t>Author</w:t>
      </w:r>
      <w:proofErr w:type="spellEnd"/>
      <w:r w:rsidRPr="0084756E">
        <w:rPr>
          <w:rFonts w:ascii="Times New Roman" w:hAnsi="Times New Roman" w:cs="Times New Roman"/>
          <w:b/>
          <w:bCs/>
          <w:lang w:val="es-ES"/>
        </w:rPr>
        <w:t xml:space="preserve"> </w:t>
      </w:r>
      <w:proofErr w:type="spellStart"/>
      <w:r w:rsidRPr="0084756E">
        <w:rPr>
          <w:rFonts w:ascii="Times New Roman" w:hAnsi="Times New Roman" w:cs="Times New Roman"/>
          <w:b/>
          <w:bCs/>
          <w:lang w:val="es-ES"/>
        </w:rPr>
        <w:t>names</w:t>
      </w:r>
      <w:proofErr w:type="spellEnd"/>
      <w:r w:rsidRPr="0084756E">
        <w:rPr>
          <w:rFonts w:ascii="Times New Roman" w:hAnsi="Times New Roman" w:cs="Times New Roman"/>
          <w:b/>
          <w:bCs/>
          <w:lang w:val="es-ES"/>
        </w:rPr>
        <w:t xml:space="preserve"> </w:t>
      </w:r>
      <w:proofErr w:type="spellStart"/>
      <w:r w:rsidRPr="0084756E">
        <w:rPr>
          <w:rFonts w:ascii="Times New Roman" w:hAnsi="Times New Roman" w:cs="Times New Roman"/>
          <w:b/>
          <w:bCs/>
          <w:lang w:val="es-ES"/>
        </w:rPr>
        <w:t>for</w:t>
      </w:r>
      <w:proofErr w:type="spellEnd"/>
      <w:r w:rsidRPr="0084756E">
        <w:rPr>
          <w:rFonts w:ascii="Times New Roman" w:hAnsi="Times New Roman" w:cs="Times New Roman"/>
          <w:b/>
          <w:bCs/>
          <w:lang w:val="es-ES"/>
        </w:rPr>
        <w:t xml:space="preserve"> </w:t>
      </w:r>
      <w:proofErr w:type="spellStart"/>
      <w:r w:rsidRPr="0084756E">
        <w:rPr>
          <w:rFonts w:ascii="Times New Roman" w:hAnsi="Times New Roman" w:cs="Times New Roman"/>
          <w:b/>
          <w:bCs/>
          <w:lang w:val="es-ES"/>
        </w:rPr>
        <w:t>publication</w:t>
      </w:r>
      <w:proofErr w:type="spellEnd"/>
      <w:r w:rsidRPr="0084756E">
        <w:rPr>
          <w:rFonts w:ascii="Times New Roman" w:hAnsi="Times New Roman" w:cs="Times New Roman"/>
          <w:lang w:val="es-ES"/>
        </w:rPr>
        <w:t xml:space="preserve">: </w:t>
      </w:r>
    </w:p>
    <w:p w14:paraId="3876C5A9" w14:textId="5B3C1D9E" w:rsidR="00E656E5" w:rsidRPr="0084756E" w:rsidRDefault="00E656E5" w:rsidP="000A3D8D">
      <w:pPr>
        <w:pStyle w:val="Author"/>
        <w:spacing w:line="480" w:lineRule="auto"/>
        <w:jc w:val="left"/>
        <w:rPr>
          <w:rFonts w:ascii="Times New Roman" w:hAnsi="Times New Roman" w:cs="Times New Roman"/>
          <w:lang w:val="es-ES"/>
        </w:rPr>
      </w:pPr>
      <w:r w:rsidRPr="0084756E">
        <w:rPr>
          <w:rFonts w:ascii="Times New Roman" w:hAnsi="Times New Roman" w:cs="Times New Roman"/>
          <w:lang w:val="es-ES"/>
        </w:rPr>
        <w:t>Darío San-Segundo Molina</w:t>
      </w:r>
      <w:r w:rsidR="00FC2CFA" w:rsidRPr="0084756E">
        <w:rPr>
          <w:rFonts w:ascii="Times New Roman" w:hAnsi="Times New Roman" w:cs="Times New Roman"/>
          <w:vertAlign w:val="superscript"/>
          <w:lang w:val="es-ES"/>
        </w:rPr>
        <w:t xml:space="preserve"> </w:t>
      </w:r>
      <w:r w:rsidR="00FC2CFA" w:rsidRPr="0084756E">
        <w:rPr>
          <w:rFonts w:ascii="Times New Roman" w:hAnsi="Times New Roman" w:cs="Times New Roman"/>
          <w:noProof/>
          <w:vertAlign w:val="superscript"/>
        </w:rPr>
        <w:drawing>
          <wp:inline distT="0" distB="0" distL="0" distR="0" wp14:anchorId="3364A11B" wp14:editId="36855888">
            <wp:extent cx="76200" cy="76200"/>
            <wp:effectExtent l="0" t="0" r="0" b="0"/>
            <wp:docPr id="1824305115" name="Picture 2" descr="A green circle with white letter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5115" name="Picture 2" descr="A green circle with white letters&#10;&#10;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50" cy="83850"/>
                    </a:xfrm>
                    <a:prstGeom prst="rect">
                      <a:avLst/>
                    </a:prstGeom>
                    <a:noFill/>
                  </pic:spPr>
                </pic:pic>
              </a:graphicData>
            </a:graphic>
          </wp:inline>
        </w:drawing>
      </w:r>
      <w:r w:rsidR="00FC2CFA" w:rsidRPr="0084756E">
        <w:rPr>
          <w:rFonts w:ascii="Times New Roman" w:hAnsi="Times New Roman" w:cs="Times New Roman"/>
          <w:vertAlign w:val="superscript"/>
          <w:lang w:val="es-ES"/>
        </w:rPr>
        <w:t xml:space="preserve"> </w:t>
      </w:r>
      <w:r w:rsidRPr="0084756E">
        <w:rPr>
          <w:rFonts w:ascii="Times New Roman" w:hAnsi="Times New Roman" w:cs="Times New Roman"/>
          <w:vertAlign w:val="superscript"/>
          <w:lang w:val="es-ES"/>
        </w:rPr>
        <w:t>1</w:t>
      </w:r>
      <w:r w:rsidRPr="0084756E">
        <w:rPr>
          <w:rFonts w:ascii="Times New Roman" w:hAnsi="Times New Roman" w:cs="Times New Roman"/>
          <w:noProof/>
          <w:vertAlign w:val="superscript"/>
        </w:rPr>
        <w:drawing>
          <wp:inline distT="0" distB="0" distL="0" distR="0" wp14:anchorId="3970A833" wp14:editId="2ECBEE5C">
            <wp:extent cx="138023" cy="138023"/>
            <wp:effectExtent l="0" t="0" r="0" b="0"/>
            <wp:docPr id="1830270810"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70810" name="Graphic 1830270810" descr="Envelope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H="1">
                      <a:off x="0" y="0"/>
                      <a:ext cx="138023" cy="138023"/>
                    </a:xfrm>
                    <a:prstGeom prst="rect">
                      <a:avLst/>
                    </a:prstGeom>
                  </pic:spPr>
                </pic:pic>
              </a:graphicData>
            </a:graphic>
          </wp:inline>
        </w:drawing>
      </w:r>
      <w:r w:rsidRPr="0084756E">
        <w:rPr>
          <w:rFonts w:ascii="Times New Roman" w:hAnsi="Times New Roman" w:cs="Times New Roman"/>
          <w:lang w:val="es-ES"/>
        </w:rPr>
        <w:t xml:space="preserve"> </w:t>
      </w:r>
      <w:r w:rsidR="00EA5E89" w:rsidRPr="0084756E">
        <w:rPr>
          <w:rFonts w:ascii="Times New Roman" w:hAnsi="Times New Roman" w:cs="Times New Roman"/>
          <w:lang w:val="es-ES"/>
        </w:rPr>
        <w:t xml:space="preserve"> </w:t>
      </w:r>
      <w:r w:rsidRPr="0084756E">
        <w:rPr>
          <w:rFonts w:ascii="Times New Roman" w:hAnsi="Times New Roman" w:cs="Times New Roman"/>
          <w:lang w:val="es-ES"/>
        </w:rPr>
        <w:t>|</w:t>
      </w:r>
      <w:r w:rsidR="00EA5E89" w:rsidRPr="0084756E">
        <w:rPr>
          <w:rFonts w:ascii="Times New Roman" w:hAnsi="Times New Roman" w:cs="Times New Roman"/>
          <w:lang w:val="es-ES"/>
        </w:rPr>
        <w:t xml:space="preserve"> </w:t>
      </w:r>
      <w:r w:rsidRPr="0084756E">
        <w:rPr>
          <w:rFonts w:ascii="Times New Roman" w:hAnsi="Times New Roman" w:cs="Times New Roman"/>
          <w:lang w:val="es-ES"/>
        </w:rPr>
        <w:t xml:space="preserve"> Ignacio Morales-Castilla</w:t>
      </w:r>
      <w:r w:rsidR="00FC2CFA" w:rsidRPr="0084756E">
        <w:rPr>
          <w:rFonts w:ascii="Times New Roman" w:hAnsi="Times New Roman" w:cs="Times New Roman"/>
          <w:vertAlign w:val="superscript"/>
          <w:lang w:val="es-ES"/>
        </w:rPr>
        <w:t xml:space="preserve"> </w:t>
      </w:r>
      <w:r w:rsidR="00FC2CFA" w:rsidRPr="0084756E">
        <w:rPr>
          <w:rFonts w:ascii="Times New Roman" w:hAnsi="Times New Roman" w:cs="Times New Roman"/>
          <w:noProof/>
          <w:vertAlign w:val="superscript"/>
        </w:rPr>
        <w:drawing>
          <wp:inline distT="0" distB="0" distL="0" distR="0" wp14:anchorId="7F4D359A" wp14:editId="500E4E67">
            <wp:extent cx="76200" cy="76200"/>
            <wp:effectExtent l="0" t="0" r="0" b="0"/>
            <wp:docPr id="170604598" name="Picture 170604598" descr="A green circle with white letter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5115" name="Picture 2" descr="A green circle with white letters&#10;&#10;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850" cy="83850"/>
                    </a:xfrm>
                    <a:prstGeom prst="rect">
                      <a:avLst/>
                    </a:prstGeom>
                    <a:noFill/>
                  </pic:spPr>
                </pic:pic>
              </a:graphicData>
            </a:graphic>
          </wp:inline>
        </w:drawing>
      </w:r>
      <w:r w:rsidR="00FC2CFA" w:rsidRPr="0084756E">
        <w:rPr>
          <w:rFonts w:ascii="Times New Roman" w:hAnsi="Times New Roman" w:cs="Times New Roman"/>
          <w:vertAlign w:val="superscript"/>
          <w:lang w:val="es-ES"/>
        </w:rPr>
        <w:t xml:space="preserve"> </w:t>
      </w:r>
      <w:r w:rsidRPr="0084756E">
        <w:rPr>
          <w:rFonts w:ascii="Times New Roman" w:hAnsi="Times New Roman" w:cs="Times New Roman"/>
          <w:vertAlign w:val="superscript"/>
          <w:lang w:val="es-ES"/>
        </w:rPr>
        <w:t>1</w:t>
      </w:r>
    </w:p>
    <w:p w14:paraId="3F89A4C2" w14:textId="6EBC80DD" w:rsidR="00E656E5" w:rsidRPr="0084756E" w:rsidRDefault="00E656E5" w:rsidP="000A3D8D">
      <w:pPr>
        <w:pStyle w:val="BodyText"/>
        <w:spacing w:line="480" w:lineRule="auto"/>
        <w:rPr>
          <w:rFonts w:ascii="Times New Roman" w:hAnsi="Times New Roman" w:cs="Times New Roman"/>
        </w:rPr>
      </w:pPr>
      <w:r w:rsidRPr="0084756E">
        <w:rPr>
          <w:rFonts w:ascii="Times New Roman" w:hAnsi="Times New Roman" w:cs="Times New Roman"/>
          <w:b/>
          <w:bCs/>
          <w:color w:val="0E2841" w:themeColor="text2"/>
        </w:rPr>
        <w:t>Affiliations</w:t>
      </w:r>
      <w:r w:rsidRPr="0084756E">
        <w:rPr>
          <w:rFonts w:ascii="Times New Roman" w:hAnsi="Times New Roman" w:cs="Times New Roman"/>
        </w:rPr>
        <w:t>:</w:t>
      </w:r>
    </w:p>
    <w:p w14:paraId="1E828171" w14:textId="1D8E6367" w:rsidR="00E656E5" w:rsidRPr="0084756E" w:rsidRDefault="00E656E5" w:rsidP="000A3D8D">
      <w:pPr>
        <w:pStyle w:val="BodyText"/>
        <w:spacing w:line="480" w:lineRule="auto"/>
        <w:rPr>
          <w:rFonts w:ascii="Times New Roman" w:hAnsi="Times New Roman" w:cs="Times New Roman"/>
        </w:rPr>
      </w:pPr>
      <w:r w:rsidRPr="0084756E">
        <w:rPr>
          <w:rFonts w:ascii="Times New Roman" w:hAnsi="Times New Roman" w:cs="Times New Roman"/>
          <w:vertAlign w:val="superscript"/>
        </w:rPr>
        <w:t>1</w:t>
      </w:r>
      <w:r w:rsidRPr="0084756E">
        <w:rPr>
          <w:rFonts w:ascii="Times New Roman" w:hAnsi="Times New Roman" w:cs="Times New Roman"/>
        </w:rPr>
        <w:t xml:space="preserve"> </w:t>
      </w:r>
      <w:proofErr w:type="spellStart"/>
      <w:r w:rsidRPr="0084756E">
        <w:rPr>
          <w:rFonts w:ascii="Times New Roman" w:hAnsi="Times New Roman" w:cs="Times New Roman"/>
        </w:rPr>
        <w:t>Depart</w:t>
      </w:r>
      <w:r w:rsidR="001D5725" w:rsidRPr="0084756E">
        <w:rPr>
          <w:rFonts w:ascii="Times New Roman" w:hAnsi="Times New Roman" w:cs="Times New Roman"/>
        </w:rPr>
        <w:t>a</w:t>
      </w:r>
      <w:r w:rsidRPr="0084756E">
        <w:rPr>
          <w:rFonts w:ascii="Times New Roman" w:hAnsi="Times New Roman" w:cs="Times New Roman"/>
        </w:rPr>
        <w:t>ment</w:t>
      </w:r>
      <w:proofErr w:type="spellEnd"/>
      <w:r w:rsidRPr="0084756E">
        <w:rPr>
          <w:rFonts w:ascii="Times New Roman" w:hAnsi="Times New Roman" w:cs="Times New Roman"/>
        </w:rPr>
        <w:t xml:space="preserve"> </w:t>
      </w:r>
      <w:r w:rsidR="00240372" w:rsidRPr="0084756E">
        <w:rPr>
          <w:rFonts w:ascii="Times New Roman" w:hAnsi="Times New Roman" w:cs="Times New Roman"/>
        </w:rPr>
        <w:t>of Life Sciences</w:t>
      </w:r>
      <w:r w:rsidRPr="0084756E">
        <w:rPr>
          <w:rFonts w:ascii="Times New Roman" w:hAnsi="Times New Roman" w:cs="Times New Roman"/>
        </w:rPr>
        <w:t xml:space="preserve">, </w:t>
      </w:r>
      <w:proofErr w:type="spellStart"/>
      <w:r w:rsidRPr="0084756E">
        <w:rPr>
          <w:rFonts w:ascii="Times New Roman" w:hAnsi="Times New Roman" w:cs="Times New Roman"/>
        </w:rPr>
        <w:t>GloCEE</w:t>
      </w:r>
      <w:proofErr w:type="spellEnd"/>
      <w:r w:rsidRPr="0084756E">
        <w:rPr>
          <w:rFonts w:ascii="Times New Roman" w:hAnsi="Times New Roman" w:cs="Times New Roman"/>
        </w:rPr>
        <w:t xml:space="preserve"> –</w:t>
      </w:r>
      <w:r w:rsidRPr="0084756E">
        <w:rPr>
          <w:rFonts w:ascii="Times New Roman" w:hAnsi="Times New Roman" w:cs="Times New Roman"/>
          <w:i/>
          <w:iCs/>
        </w:rPr>
        <w:t>Global Change Ecology &amp; Evolution Research Group</w:t>
      </w:r>
      <w:r w:rsidRPr="0084756E">
        <w:rPr>
          <w:rFonts w:ascii="Times New Roman" w:hAnsi="Times New Roman" w:cs="Times New Roman"/>
        </w:rPr>
        <w:t>, Universi</w:t>
      </w:r>
      <w:r w:rsidR="00240372" w:rsidRPr="0084756E">
        <w:rPr>
          <w:rFonts w:ascii="Times New Roman" w:hAnsi="Times New Roman" w:cs="Times New Roman"/>
        </w:rPr>
        <w:t xml:space="preserve">ty of </w:t>
      </w:r>
      <w:r w:rsidRPr="0084756E">
        <w:rPr>
          <w:rFonts w:ascii="Times New Roman" w:hAnsi="Times New Roman" w:cs="Times New Roman"/>
        </w:rPr>
        <w:t xml:space="preserve">Alcalá, Alcalá de Henares, Spain. </w:t>
      </w:r>
    </w:p>
    <w:p w14:paraId="0FAC9329" w14:textId="77777777" w:rsidR="00E656E5" w:rsidRPr="0084756E" w:rsidRDefault="00E656E5" w:rsidP="000A3D8D">
      <w:pPr>
        <w:pStyle w:val="BodyText"/>
        <w:spacing w:line="480" w:lineRule="auto"/>
        <w:rPr>
          <w:rFonts w:ascii="Times New Roman" w:hAnsi="Times New Roman" w:cs="Times New Roman"/>
        </w:rPr>
      </w:pPr>
      <w:r w:rsidRPr="0084756E">
        <w:rPr>
          <w:rFonts w:ascii="Times New Roman" w:hAnsi="Times New Roman" w:cs="Times New Roman"/>
          <w:b/>
          <w:bCs/>
        </w:rPr>
        <w:t>Correspondence</w:t>
      </w:r>
      <w:r w:rsidRPr="0084756E">
        <w:rPr>
          <w:rFonts w:ascii="Times New Roman" w:hAnsi="Times New Roman" w:cs="Times New Roman"/>
        </w:rPr>
        <w:t xml:space="preserve">: </w:t>
      </w:r>
    </w:p>
    <w:p w14:paraId="6A964DD4" w14:textId="50583726" w:rsidR="00E656E5" w:rsidRPr="0084756E" w:rsidRDefault="00E656E5" w:rsidP="000A3D8D">
      <w:pPr>
        <w:pStyle w:val="BodyText"/>
        <w:numPr>
          <w:ilvl w:val="0"/>
          <w:numId w:val="3"/>
        </w:numPr>
        <w:spacing w:line="480" w:lineRule="auto"/>
        <w:rPr>
          <w:rFonts w:ascii="Times New Roman" w:hAnsi="Times New Roman" w:cs="Times New Roman"/>
          <w:lang w:val="es-ES"/>
        </w:rPr>
      </w:pPr>
      <w:r w:rsidRPr="0084756E">
        <w:rPr>
          <w:rFonts w:ascii="Times New Roman" w:hAnsi="Times New Roman" w:cs="Times New Roman"/>
          <w:lang w:val="es-ES"/>
        </w:rPr>
        <w:t xml:space="preserve">Darío San Segundo Molina. Email: </w:t>
      </w:r>
      <w:hyperlink r:id="rId12" w:history="1">
        <w:r w:rsidRPr="0084756E">
          <w:rPr>
            <w:rStyle w:val="Hyperlink"/>
            <w:rFonts w:ascii="Times New Roman" w:hAnsi="Times New Roman" w:cs="Times New Roman"/>
            <w:lang w:val="es-ES"/>
          </w:rPr>
          <w:t>dario.san@uah.es</w:t>
        </w:r>
      </w:hyperlink>
      <w:r w:rsidRPr="0084756E">
        <w:rPr>
          <w:rFonts w:ascii="Times New Roman" w:hAnsi="Times New Roman" w:cs="Times New Roman"/>
          <w:lang w:val="es-ES"/>
        </w:rPr>
        <w:t xml:space="preserve"> </w:t>
      </w:r>
    </w:p>
    <w:p w14:paraId="1A14106D" w14:textId="1C9288F2" w:rsidR="00D86C57" w:rsidRPr="0084756E" w:rsidRDefault="00630DDB" w:rsidP="000A3D8D">
      <w:pPr>
        <w:pStyle w:val="BodyText"/>
        <w:spacing w:line="480" w:lineRule="auto"/>
        <w:rPr>
          <w:rFonts w:ascii="Times New Roman" w:hAnsi="Times New Roman" w:cs="Times New Roman"/>
          <w:b/>
          <w:bCs/>
        </w:rPr>
      </w:pPr>
      <w:r w:rsidRPr="0084756E">
        <w:rPr>
          <w:rFonts w:ascii="Times New Roman" w:hAnsi="Times New Roman" w:cs="Times New Roman"/>
          <w:b/>
          <w:bCs/>
        </w:rPr>
        <w:t>Open Research Statement:</w:t>
      </w:r>
      <w:r w:rsidR="00D86C57" w:rsidRPr="0084756E">
        <w:rPr>
          <w:rFonts w:ascii="Times New Roman" w:hAnsi="Times New Roman" w:cs="Times New Roman"/>
          <w:b/>
          <w:bCs/>
        </w:rPr>
        <w:t xml:space="preserve"> </w:t>
      </w:r>
    </w:p>
    <w:p w14:paraId="3F42405D" w14:textId="58292AA8" w:rsidR="009A7B90" w:rsidRPr="0084756E" w:rsidRDefault="009A7B90" w:rsidP="000A3D8D">
      <w:pPr>
        <w:pStyle w:val="BodyText"/>
        <w:spacing w:line="480" w:lineRule="auto"/>
        <w:rPr>
          <w:rFonts w:ascii="Times New Roman" w:hAnsi="Times New Roman" w:cs="Times New Roman"/>
        </w:rPr>
      </w:pPr>
      <w:bookmarkStart w:id="1" w:name="_Hlk156811763"/>
      <w:r w:rsidRPr="0084756E">
        <w:rPr>
          <w:rFonts w:ascii="Times New Roman" w:hAnsi="Times New Roman" w:cs="Times New Roman"/>
        </w:rPr>
        <w:t xml:space="preserve">Data compiled from </w:t>
      </w:r>
      <w:hyperlink r:id="rId13" w:history="1">
        <w:r w:rsidRPr="0084756E">
          <w:rPr>
            <w:rStyle w:val="Hyperlink"/>
            <w:rFonts w:ascii="Times New Roman" w:hAnsi="Times New Roman" w:cs="Times New Roman"/>
          </w:rPr>
          <w:t>DOI: 10.1111/j.1365-2311.2006.00787.x</w:t>
        </w:r>
      </w:hyperlink>
      <w:r w:rsidRPr="0084756E">
        <w:rPr>
          <w:rFonts w:ascii="Times New Roman" w:hAnsi="Times New Roman" w:cs="Times New Roman"/>
        </w:rPr>
        <w:t xml:space="preserve"> and </w:t>
      </w:r>
      <w:hyperlink r:id="rId14" w:history="1">
        <w:r w:rsidRPr="0084756E">
          <w:rPr>
            <w:rStyle w:val="Hyperlink"/>
            <w:rFonts w:ascii="Times New Roman" w:hAnsi="Times New Roman" w:cs="Times New Roman"/>
          </w:rPr>
          <w:t>DOI: 10.2307/4913</w:t>
        </w:r>
      </w:hyperlink>
      <w:r w:rsidRPr="0084756E">
        <w:rPr>
          <w:rFonts w:ascii="Times New Roman" w:hAnsi="Times New Roman" w:cs="Times New Roman"/>
        </w:rPr>
        <w:t xml:space="preserve"> have been compiled and archived in an external repository named </w:t>
      </w:r>
      <w:r w:rsidRPr="0084756E">
        <w:rPr>
          <w:rFonts w:ascii="Times New Roman" w:hAnsi="Times New Roman" w:cs="Times New Roman"/>
          <w:i/>
          <w:iCs/>
        </w:rPr>
        <w:t>dario-</w:t>
      </w:r>
      <w:proofErr w:type="spellStart"/>
      <w:r w:rsidRPr="0084756E">
        <w:rPr>
          <w:rFonts w:ascii="Times New Roman" w:hAnsi="Times New Roman" w:cs="Times New Roman"/>
          <w:i/>
          <w:iCs/>
        </w:rPr>
        <w:t>ssm</w:t>
      </w:r>
      <w:proofErr w:type="spellEnd"/>
      <w:r w:rsidRPr="0084756E">
        <w:rPr>
          <w:rFonts w:ascii="Times New Roman" w:hAnsi="Times New Roman" w:cs="Times New Roman"/>
          <w:i/>
          <w:iCs/>
        </w:rPr>
        <w:t>/</w:t>
      </w:r>
      <w:proofErr w:type="spellStart"/>
      <w:r w:rsidR="00D41390">
        <w:rPr>
          <w:rFonts w:ascii="Times New Roman" w:hAnsi="Times New Roman" w:cs="Times New Roman"/>
          <w:i/>
          <w:iCs/>
        </w:rPr>
        <w:t>prapae_phenodev</w:t>
      </w:r>
      <w:proofErr w:type="spellEnd"/>
      <w:r w:rsidRPr="0084756E">
        <w:rPr>
          <w:rFonts w:ascii="Times New Roman" w:hAnsi="Times New Roman" w:cs="Times New Roman"/>
        </w:rPr>
        <w:t xml:space="preserve"> via </w:t>
      </w:r>
      <w:proofErr w:type="spellStart"/>
      <w:r w:rsidRPr="0084756E">
        <w:rPr>
          <w:rFonts w:ascii="Times New Roman" w:hAnsi="Times New Roman" w:cs="Times New Roman"/>
        </w:rPr>
        <w:t>Zenodo</w:t>
      </w:r>
      <w:proofErr w:type="spellEnd"/>
      <w:r w:rsidRPr="0084756E">
        <w:rPr>
          <w:rFonts w:ascii="Times New Roman" w:hAnsi="Times New Roman" w:cs="Times New Roman"/>
        </w:rPr>
        <w:t xml:space="preserve"> (</w:t>
      </w:r>
      <w:hyperlink r:id="rId15" w:history="1">
        <w:r w:rsidR="00D41390" w:rsidRPr="00D41390">
          <w:rPr>
            <w:rStyle w:val="Hyperlink"/>
            <w:rFonts w:ascii="Times New Roman" w:hAnsi="Times New Roman" w:cs="Times New Roman"/>
          </w:rPr>
          <w:t>https://zenodo.org/doi/10.5281/zenodo.11352084</w:t>
        </w:r>
      </w:hyperlink>
      <w:r w:rsidR="00D41390">
        <w:rPr>
          <w:rFonts w:ascii="Times New Roman" w:hAnsi="Times New Roman" w:cs="Times New Roman"/>
        </w:rPr>
        <w:t xml:space="preserve">, </w:t>
      </w:r>
      <w:r w:rsidR="00F67AB2">
        <w:rPr>
          <w:rFonts w:ascii="Times New Roman" w:hAnsi="Times New Roman" w:cs="Times New Roman"/>
        </w:rPr>
        <w:t>see References</w:t>
      </w:r>
      <w:r w:rsidRPr="0084756E">
        <w:rPr>
          <w:rFonts w:ascii="Times New Roman" w:hAnsi="Times New Roman" w:cs="Times New Roman"/>
        </w:rPr>
        <w:t xml:space="preserve">). Proper credit is given to the creators of the original data sets in the </w:t>
      </w:r>
      <w:r w:rsidRPr="0084756E">
        <w:rPr>
          <w:rFonts w:ascii="Times New Roman" w:hAnsi="Times New Roman" w:cs="Times New Roman"/>
          <w:i/>
          <w:iCs/>
        </w:rPr>
        <w:t>README.md</w:t>
      </w:r>
      <w:r w:rsidRPr="0084756E">
        <w:rPr>
          <w:rFonts w:ascii="Times New Roman" w:hAnsi="Times New Roman" w:cs="Times New Roman"/>
        </w:rPr>
        <w:t xml:space="preserve"> archive therein.</w:t>
      </w:r>
    </w:p>
    <w:bookmarkEnd w:id="1"/>
    <w:p w14:paraId="2334B83A" w14:textId="37EC84AA" w:rsidR="00E656E5" w:rsidRPr="0084756E" w:rsidRDefault="00E656E5" w:rsidP="000A3D8D">
      <w:pPr>
        <w:pStyle w:val="BodyText"/>
        <w:spacing w:line="480" w:lineRule="auto"/>
        <w:rPr>
          <w:rFonts w:ascii="Times New Roman" w:hAnsi="Times New Roman" w:cs="Times New Roman"/>
          <w:i/>
          <w:iCs/>
        </w:rPr>
      </w:pPr>
      <w:r w:rsidRPr="0084756E">
        <w:rPr>
          <w:rFonts w:ascii="Times New Roman" w:hAnsi="Times New Roman" w:cs="Times New Roman"/>
          <w:b/>
          <w:bCs/>
        </w:rPr>
        <w:t>Keywords</w:t>
      </w:r>
      <w:r w:rsidRPr="0084756E">
        <w:rPr>
          <w:rFonts w:ascii="Times New Roman" w:hAnsi="Times New Roman" w:cs="Times New Roman"/>
        </w:rPr>
        <w:t xml:space="preserve">: </w:t>
      </w:r>
      <w:sdt>
        <w:sdtPr>
          <w:rPr>
            <w:rFonts w:ascii="Times New Roman" w:hAnsi="Times New Roman" w:cs="Times New Roman"/>
            <w:i/>
            <w:iCs/>
          </w:rPr>
          <w:alias w:val="Keywords"/>
          <w:tag w:val=""/>
          <w:id w:val="387770120"/>
          <w:placeholder>
            <w:docPart w:val="6095F457B87F46A99B129875AC65AE55"/>
          </w:placeholder>
          <w:dataBinding w:prefixMappings="xmlns:ns0='http://purl.org/dc/elements/1.1/' xmlns:ns1='http://schemas.openxmlformats.org/package/2006/metadata/core-properties' " w:xpath="/ns1:coreProperties[1]/ns1:keywords[1]" w:storeItemID="{6C3C8BC8-F283-45AE-878A-BAB7291924A1}"/>
          <w:text/>
        </w:sdtPr>
        <w:sdtContent>
          <w:r w:rsidR="00FC2CFA" w:rsidRPr="0084756E">
            <w:rPr>
              <w:rFonts w:ascii="Times New Roman" w:hAnsi="Times New Roman" w:cs="Times New Roman"/>
              <w:i/>
              <w:iCs/>
            </w:rPr>
            <w:t xml:space="preserve">herbivory; integrated pest management; phenological mismatch; plant-arthropod interactions; </w:t>
          </w:r>
          <w:r w:rsidR="00F67AB2">
            <w:rPr>
              <w:rFonts w:ascii="Times New Roman" w:hAnsi="Times New Roman" w:cs="Times New Roman"/>
              <w:i/>
              <w:iCs/>
            </w:rPr>
            <w:t xml:space="preserve">small-white; </w:t>
          </w:r>
          <w:r w:rsidR="00FC2CFA" w:rsidRPr="0084756E">
            <w:rPr>
              <w:rFonts w:ascii="Times New Roman" w:hAnsi="Times New Roman" w:cs="Times New Roman"/>
              <w:i/>
              <w:iCs/>
            </w:rPr>
            <w:t>thermal performance curves; warming.</w:t>
          </w:r>
        </w:sdtContent>
      </w:sdt>
    </w:p>
    <w:p w14:paraId="388C465D" w14:textId="77777777" w:rsidR="00E656E5" w:rsidRPr="0084756E" w:rsidRDefault="00E656E5" w:rsidP="000A3D8D">
      <w:pPr>
        <w:spacing w:line="480" w:lineRule="auto"/>
        <w:rPr>
          <w:rFonts w:ascii="Times New Roman" w:hAnsi="Times New Roman" w:cs="Times New Roman"/>
        </w:rPr>
      </w:pPr>
      <w:r w:rsidRPr="0084756E">
        <w:rPr>
          <w:rFonts w:ascii="Times New Roman" w:hAnsi="Times New Roman" w:cs="Times New Roman"/>
        </w:rPr>
        <w:br w:type="page"/>
      </w:r>
    </w:p>
    <w:p w14:paraId="78742796" w14:textId="77777777" w:rsidR="00E656E5" w:rsidRPr="0084756E" w:rsidRDefault="00E656E5" w:rsidP="000A3D8D">
      <w:pPr>
        <w:pStyle w:val="Heading2"/>
        <w:rPr>
          <w:rFonts w:ascii="Times New Roman" w:hAnsi="Times New Roman" w:cs="Times New Roman"/>
          <w:sz w:val="24"/>
          <w:szCs w:val="24"/>
        </w:rPr>
      </w:pPr>
      <w:bookmarkStart w:id="2" w:name="_Toc141463405"/>
      <w:bookmarkStart w:id="3" w:name="abstract"/>
      <w:r w:rsidRPr="0084756E">
        <w:rPr>
          <w:rFonts w:ascii="Times New Roman" w:hAnsi="Times New Roman" w:cs="Times New Roman"/>
          <w:sz w:val="24"/>
          <w:szCs w:val="24"/>
        </w:rPr>
        <w:lastRenderedPageBreak/>
        <w:t>Abstract</w:t>
      </w:r>
      <w:bookmarkEnd w:id="2"/>
    </w:p>
    <w:p w14:paraId="1B1FA27A" w14:textId="5FFC41E8" w:rsidR="00E656E5" w:rsidRPr="0084756E" w:rsidRDefault="00E656E5" w:rsidP="000A3D8D">
      <w:pPr>
        <w:pStyle w:val="FirstParagraph"/>
        <w:spacing w:line="480" w:lineRule="auto"/>
        <w:rPr>
          <w:rFonts w:ascii="Times New Roman" w:hAnsi="Times New Roman" w:cs="Times New Roman"/>
        </w:rPr>
      </w:pPr>
      <w:r w:rsidRPr="0084756E">
        <w:rPr>
          <w:rFonts w:ascii="Times New Roman" w:hAnsi="Times New Roman" w:cs="Times New Roman"/>
        </w:rPr>
        <w:t>Pest damage on crops is predicted to increase under global warming. Arthropod pests, as ectotherms, exhibit temperature-dependent development and phenology patterns, following predictable thermal performance curves (TPCs, hereafter). For decades, phenological and developmental models have enabled predictions of pest emergence based on thermal accumulation –rate summation– approaches. However, the outcomes have frequently fallen short of expectations due to some overlooked methodological and ecological issues. Here</w:t>
      </w:r>
      <w:r w:rsidR="00326424" w:rsidRPr="0084756E">
        <w:rPr>
          <w:rFonts w:ascii="Times New Roman" w:hAnsi="Times New Roman" w:cs="Times New Roman"/>
        </w:rPr>
        <w:t>,</w:t>
      </w:r>
      <w:r w:rsidRPr="0084756E">
        <w:rPr>
          <w:rFonts w:ascii="Times New Roman" w:hAnsi="Times New Roman" w:cs="Times New Roman"/>
        </w:rPr>
        <w:t xml:space="preserve"> </w:t>
      </w:r>
      <w:r w:rsidR="00EF18F8" w:rsidRPr="0084756E">
        <w:rPr>
          <w:rFonts w:ascii="Times New Roman" w:hAnsi="Times New Roman" w:cs="Times New Roman"/>
        </w:rPr>
        <w:t xml:space="preserve">we leverage published data on biology and ecology of the widespread </w:t>
      </w:r>
      <w:r w:rsidRPr="0084756E">
        <w:rPr>
          <w:rFonts w:ascii="Times New Roman" w:hAnsi="Times New Roman" w:cs="Times New Roman"/>
        </w:rPr>
        <w:t xml:space="preserve">butterfly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00EF18F8" w:rsidRPr="0084756E">
        <w:rPr>
          <w:rFonts w:ascii="Times New Roman" w:hAnsi="Times New Roman" w:cs="Times New Roman"/>
        </w:rPr>
        <w:t>, a well-</w:t>
      </w:r>
      <w:r w:rsidR="003E09B9" w:rsidRPr="0084756E">
        <w:rPr>
          <w:rFonts w:ascii="Times New Roman" w:hAnsi="Times New Roman" w:cs="Times New Roman"/>
        </w:rPr>
        <w:t xml:space="preserve">studied </w:t>
      </w:r>
      <w:r w:rsidR="00EF18F8" w:rsidRPr="0084756E">
        <w:rPr>
          <w:rFonts w:ascii="Times New Roman" w:hAnsi="Times New Roman" w:cs="Times New Roman"/>
        </w:rPr>
        <w:t xml:space="preserve">pest </w:t>
      </w:r>
      <w:r w:rsidR="003E09B9" w:rsidRPr="0084756E">
        <w:rPr>
          <w:rFonts w:ascii="Times New Roman" w:hAnsi="Times New Roman" w:cs="Times New Roman"/>
        </w:rPr>
        <w:t>of</w:t>
      </w:r>
      <w:r w:rsidR="00EF18F8" w:rsidRPr="0084756E">
        <w:rPr>
          <w:rFonts w:ascii="Times New Roman" w:hAnsi="Times New Roman" w:cs="Times New Roman"/>
        </w:rPr>
        <w:t xml:space="preserve"> crucifers. Then, we fit several TPC models for development rate to predict its phenology under a rate-summation approach and we validate these predictions with</w:t>
      </w:r>
      <w:r w:rsidR="001D66F5" w:rsidRPr="0084756E">
        <w:rPr>
          <w:rFonts w:ascii="Times New Roman" w:hAnsi="Times New Roman" w:cs="Times New Roman"/>
        </w:rPr>
        <w:t xml:space="preserve"> independent</w:t>
      </w:r>
      <w:r w:rsidR="00EF18F8" w:rsidRPr="0084756E">
        <w:rPr>
          <w:rFonts w:ascii="Times New Roman" w:hAnsi="Times New Roman" w:cs="Times New Roman"/>
        </w:rPr>
        <w:t xml:space="preserve"> published long-term monitoring data</w:t>
      </w:r>
      <w:r w:rsidR="00FD5392" w:rsidRPr="0084756E">
        <w:rPr>
          <w:rFonts w:ascii="Times New Roman" w:hAnsi="Times New Roman" w:cs="Times New Roman"/>
        </w:rPr>
        <w:t xml:space="preserve">. Additionally, we simulated </w:t>
      </w:r>
      <w:r w:rsidR="0064515F" w:rsidRPr="0084756E">
        <w:rPr>
          <w:rFonts w:ascii="Times New Roman" w:hAnsi="Times New Roman" w:cs="Times New Roman"/>
        </w:rPr>
        <w:t xml:space="preserve">the </w:t>
      </w:r>
      <w:r w:rsidR="00FD5392" w:rsidRPr="0084756E">
        <w:rPr>
          <w:rFonts w:ascii="Times New Roman" w:hAnsi="Times New Roman" w:cs="Times New Roman"/>
        </w:rPr>
        <w:t>phenology</w:t>
      </w:r>
      <w:r w:rsidR="0064515F" w:rsidRPr="0084756E">
        <w:rPr>
          <w:rFonts w:ascii="Times New Roman" w:hAnsi="Times New Roman" w:cs="Times New Roman"/>
        </w:rPr>
        <w:t xml:space="preserve"> shifts</w:t>
      </w:r>
      <w:r w:rsidR="00FD5392" w:rsidRPr="0084756E">
        <w:rPr>
          <w:rFonts w:ascii="Times New Roman" w:hAnsi="Times New Roman" w:cs="Times New Roman"/>
        </w:rPr>
        <w:t xml:space="preserve"> of </w:t>
      </w:r>
      <w:r w:rsidR="0064515F" w:rsidRPr="0084756E">
        <w:rPr>
          <w:rFonts w:ascii="Times New Roman" w:hAnsi="Times New Roman" w:cs="Times New Roman"/>
        </w:rPr>
        <w:t xml:space="preserve">both </w:t>
      </w:r>
      <w:r w:rsidR="00FD5392" w:rsidRPr="0084756E">
        <w:rPr>
          <w:rFonts w:ascii="Times New Roman" w:hAnsi="Times New Roman" w:cs="Times New Roman"/>
        </w:rPr>
        <w:t xml:space="preserve">the butterfly </w:t>
      </w:r>
      <w:r w:rsidR="0064515F" w:rsidRPr="0084756E">
        <w:rPr>
          <w:rFonts w:ascii="Times New Roman" w:hAnsi="Times New Roman" w:cs="Times New Roman"/>
        </w:rPr>
        <w:t xml:space="preserve">and the crop —broccoli— from a past decade (1970’s) and a more recent decade (2010’s) based on simple degree day models to explore the phenological patterns of the pest while explicitly modelling the </w:t>
      </w:r>
      <w:r w:rsidR="00FD5392" w:rsidRPr="0084756E">
        <w:rPr>
          <w:rFonts w:ascii="Times New Roman" w:hAnsi="Times New Roman" w:cs="Times New Roman"/>
        </w:rPr>
        <w:t xml:space="preserve">broccoli growing season —i.e., </w:t>
      </w:r>
      <w:r w:rsidR="0064515F" w:rsidRPr="0084756E">
        <w:rPr>
          <w:rFonts w:ascii="Times New Roman" w:hAnsi="Times New Roman" w:cs="Times New Roman"/>
        </w:rPr>
        <w:t xml:space="preserve">time window from fixed planting to predicted </w:t>
      </w:r>
      <w:r w:rsidR="00FD5392" w:rsidRPr="0084756E">
        <w:rPr>
          <w:rFonts w:ascii="Times New Roman" w:hAnsi="Times New Roman" w:cs="Times New Roman"/>
        </w:rPr>
        <w:t>harvest date</w:t>
      </w:r>
      <w:r w:rsidR="0064515F" w:rsidRPr="0084756E">
        <w:rPr>
          <w:rFonts w:ascii="Times New Roman" w:hAnsi="Times New Roman" w:cs="Times New Roman"/>
        </w:rPr>
        <w:t xml:space="preserve"> based on a physiological calendar</w:t>
      </w:r>
      <w:r w:rsidRPr="0084756E">
        <w:rPr>
          <w:rFonts w:ascii="Times New Roman" w:hAnsi="Times New Roman" w:cs="Times New Roman"/>
        </w:rPr>
        <w:t xml:space="preserve">. Our findings </w:t>
      </w:r>
      <w:r w:rsidR="00EF18F8" w:rsidRPr="0084756E">
        <w:rPr>
          <w:rFonts w:ascii="Times New Roman" w:hAnsi="Times New Roman" w:cs="Times New Roman"/>
        </w:rPr>
        <w:t xml:space="preserve">point out two main conclusions. First, </w:t>
      </w:r>
      <w:r w:rsidR="003E09B9" w:rsidRPr="0084756E">
        <w:rPr>
          <w:rFonts w:ascii="Times New Roman" w:hAnsi="Times New Roman" w:cs="Times New Roman"/>
        </w:rPr>
        <w:t xml:space="preserve">fitting </w:t>
      </w:r>
      <w:r w:rsidRPr="0084756E">
        <w:rPr>
          <w:rFonts w:ascii="Times New Roman" w:hAnsi="Times New Roman" w:cs="Times New Roman"/>
        </w:rPr>
        <w:t xml:space="preserve">nonlinear TPCs </w:t>
      </w:r>
      <w:r w:rsidR="003E09B9" w:rsidRPr="0084756E">
        <w:rPr>
          <w:rFonts w:ascii="Times New Roman" w:hAnsi="Times New Roman" w:cs="Times New Roman"/>
        </w:rPr>
        <w:t xml:space="preserve">to sparse data from literature </w:t>
      </w:r>
      <w:r w:rsidRPr="0084756E">
        <w:rPr>
          <w:rFonts w:ascii="Times New Roman" w:hAnsi="Times New Roman" w:cs="Times New Roman"/>
        </w:rPr>
        <w:t xml:space="preserve">with </w:t>
      </w:r>
      <w:r w:rsidR="003E09B9" w:rsidRPr="0084756E">
        <w:rPr>
          <w:rFonts w:ascii="Times New Roman" w:hAnsi="Times New Roman" w:cs="Times New Roman"/>
        </w:rPr>
        <w:t xml:space="preserve">subsequent </w:t>
      </w:r>
      <w:r w:rsidRPr="0084756E">
        <w:rPr>
          <w:rFonts w:ascii="Times New Roman" w:hAnsi="Times New Roman" w:cs="Times New Roman"/>
        </w:rPr>
        <w:t xml:space="preserve">model selection </w:t>
      </w:r>
      <w:r w:rsidR="00C2117E" w:rsidRPr="0084756E">
        <w:rPr>
          <w:rFonts w:ascii="Times New Roman" w:hAnsi="Times New Roman" w:cs="Times New Roman"/>
        </w:rPr>
        <w:t xml:space="preserve">can </w:t>
      </w:r>
      <w:r w:rsidR="003E09B9" w:rsidRPr="0084756E">
        <w:rPr>
          <w:rFonts w:ascii="Times New Roman" w:hAnsi="Times New Roman" w:cs="Times New Roman"/>
        </w:rPr>
        <w:t xml:space="preserve">produce accurate phenological forecasts </w:t>
      </w:r>
      <w:r w:rsidRPr="0084756E">
        <w:rPr>
          <w:rFonts w:ascii="Times New Roman" w:hAnsi="Times New Roman" w:cs="Times New Roman"/>
        </w:rPr>
        <w:t>at regional and decadal scales</w:t>
      </w:r>
      <w:r w:rsidR="003E09B9" w:rsidRPr="0084756E">
        <w:rPr>
          <w:rFonts w:ascii="Times New Roman" w:hAnsi="Times New Roman" w:cs="Times New Roman"/>
        </w:rPr>
        <w:t xml:space="preserve">. </w:t>
      </w:r>
      <w:r w:rsidR="00F55637" w:rsidRPr="0084756E">
        <w:rPr>
          <w:rFonts w:ascii="Times New Roman" w:hAnsi="Times New Roman" w:cs="Times New Roman"/>
        </w:rPr>
        <w:t>Increasing e</w:t>
      </w:r>
      <w:r w:rsidR="003E09B9" w:rsidRPr="0084756E">
        <w:rPr>
          <w:rFonts w:ascii="Times New Roman" w:hAnsi="Times New Roman" w:cs="Times New Roman"/>
        </w:rPr>
        <w:t xml:space="preserve">cological </w:t>
      </w:r>
      <w:r w:rsidR="00F55637" w:rsidRPr="0084756E">
        <w:rPr>
          <w:rFonts w:ascii="Times New Roman" w:hAnsi="Times New Roman" w:cs="Times New Roman"/>
        </w:rPr>
        <w:t xml:space="preserve">realism </w:t>
      </w:r>
      <w:r w:rsidR="00C97650" w:rsidRPr="0084756E">
        <w:rPr>
          <w:rFonts w:ascii="Times New Roman" w:hAnsi="Times New Roman" w:cs="Times New Roman"/>
        </w:rPr>
        <w:t xml:space="preserve">by </w:t>
      </w:r>
      <w:r w:rsidR="003E09B9" w:rsidRPr="0084756E">
        <w:rPr>
          <w:rFonts w:ascii="Times New Roman" w:hAnsi="Times New Roman" w:cs="Times New Roman"/>
        </w:rPr>
        <w:t>s</w:t>
      </w:r>
      <w:r w:rsidRPr="0084756E">
        <w:rPr>
          <w:rFonts w:ascii="Times New Roman" w:hAnsi="Times New Roman" w:cs="Times New Roman"/>
        </w:rPr>
        <w:t xml:space="preserve">imulating hourly temperatures and considering convexity at the cold end of the TPC enhanced spring emergence forecasts for suboptimal models. </w:t>
      </w:r>
      <w:r w:rsidR="003E09B9" w:rsidRPr="0084756E">
        <w:rPr>
          <w:rFonts w:ascii="Times New Roman" w:hAnsi="Times New Roman" w:cs="Times New Roman"/>
        </w:rPr>
        <w:t xml:space="preserve">Second, </w:t>
      </w:r>
      <w:r w:rsidR="0064515F" w:rsidRPr="0084756E">
        <w:rPr>
          <w:rFonts w:ascii="Times New Roman" w:hAnsi="Times New Roman" w:cs="Times New Roman"/>
        </w:rPr>
        <w:t xml:space="preserve">spatial-temporal patterns of butterfly phenology during the dynamic crop growing season illustrate how accounting for crop phenological </w:t>
      </w:r>
      <w:r w:rsidRPr="0084756E">
        <w:rPr>
          <w:rFonts w:ascii="Times New Roman" w:hAnsi="Times New Roman" w:cs="Times New Roman"/>
        </w:rPr>
        <w:t xml:space="preserve">time windows </w:t>
      </w:r>
      <w:r w:rsidR="0064515F" w:rsidRPr="0084756E">
        <w:rPr>
          <w:rFonts w:ascii="Times New Roman" w:hAnsi="Times New Roman" w:cs="Times New Roman"/>
        </w:rPr>
        <w:t xml:space="preserve">becomes </w:t>
      </w:r>
      <w:r w:rsidRPr="0084756E">
        <w:rPr>
          <w:rFonts w:ascii="Times New Roman" w:hAnsi="Times New Roman" w:cs="Times New Roman"/>
        </w:rPr>
        <w:t xml:space="preserve">relevant to integrated pest management. </w:t>
      </w:r>
      <w:r w:rsidR="005462EE" w:rsidRPr="0084756E">
        <w:rPr>
          <w:rFonts w:ascii="Times New Roman" w:hAnsi="Times New Roman" w:cs="Times New Roman"/>
        </w:rPr>
        <w:t xml:space="preserve">Similar approaches to ours </w:t>
      </w:r>
      <w:r w:rsidR="00381B4E" w:rsidRPr="0084756E">
        <w:rPr>
          <w:rFonts w:ascii="Times New Roman" w:hAnsi="Times New Roman" w:cs="Times New Roman"/>
        </w:rPr>
        <w:t xml:space="preserve">may aid </w:t>
      </w:r>
      <w:r w:rsidRPr="0084756E">
        <w:rPr>
          <w:rFonts w:ascii="Times New Roman" w:hAnsi="Times New Roman" w:cs="Times New Roman"/>
        </w:rPr>
        <w:t>bridg</w:t>
      </w:r>
      <w:r w:rsidR="00381B4E" w:rsidRPr="0084756E">
        <w:rPr>
          <w:rFonts w:ascii="Times New Roman" w:hAnsi="Times New Roman" w:cs="Times New Roman"/>
        </w:rPr>
        <w:t>ing</w:t>
      </w:r>
      <w:r w:rsidRPr="0084756E">
        <w:rPr>
          <w:rFonts w:ascii="Times New Roman" w:hAnsi="Times New Roman" w:cs="Times New Roman"/>
        </w:rPr>
        <w:t xml:space="preserve"> the gap between the current knowledge of arthropods’ thermal ecology and process-based modeling underlying pest alert tools and forecasts.</w:t>
      </w:r>
    </w:p>
    <w:p w14:paraId="27A8D4E6" w14:textId="77777777" w:rsidR="00E656E5" w:rsidRPr="0084756E" w:rsidRDefault="00E656E5" w:rsidP="000A3D8D">
      <w:pPr>
        <w:pStyle w:val="Heading2"/>
        <w:spacing w:line="259" w:lineRule="auto"/>
        <w:rPr>
          <w:rFonts w:ascii="Times New Roman" w:hAnsi="Times New Roman" w:cs="Times New Roman"/>
          <w:sz w:val="24"/>
          <w:szCs w:val="24"/>
        </w:rPr>
      </w:pPr>
      <w:bookmarkStart w:id="4" w:name="_Toc141463406"/>
      <w:bookmarkStart w:id="5" w:name="X36456e5042c1754d283ee386556860f84e3228d"/>
      <w:bookmarkEnd w:id="3"/>
      <w:r w:rsidRPr="0084756E">
        <w:rPr>
          <w:rFonts w:ascii="Times New Roman" w:hAnsi="Times New Roman" w:cs="Times New Roman"/>
          <w:sz w:val="24"/>
          <w:szCs w:val="24"/>
        </w:rPr>
        <w:lastRenderedPageBreak/>
        <w:t xml:space="preserve">1. </w:t>
      </w:r>
      <w:bookmarkEnd w:id="4"/>
      <w:r w:rsidRPr="0084756E">
        <w:rPr>
          <w:rFonts w:ascii="Times New Roman" w:hAnsi="Times New Roman" w:cs="Times New Roman"/>
          <w:sz w:val="24"/>
          <w:szCs w:val="24"/>
        </w:rPr>
        <w:t>Introduction</w:t>
      </w:r>
    </w:p>
    <w:p w14:paraId="3987851C" w14:textId="689A6081" w:rsidR="00C53371" w:rsidRPr="0084756E" w:rsidRDefault="009023A0"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Biotic stress on crops will likely increase worldwide due to climate-driven changes in demography, distribution, and seasonal patterns of crop pests </w:t>
      </w:r>
      <w:r w:rsidR="004C1921" w:rsidRPr="0084756E">
        <w:rPr>
          <w:rFonts w:ascii="Times New Roman" w:hAnsi="Times New Roman" w:cs="Times New Roman"/>
        </w:rPr>
        <w:fldChar w:fldCharType="begin"/>
      </w:r>
      <w:r w:rsidR="004C1921" w:rsidRPr="0084756E">
        <w:rPr>
          <w:rFonts w:ascii="Times New Roman" w:hAnsi="Times New Roman" w:cs="Times New Roman"/>
        </w:rPr>
        <w:instrText xml:space="preserve"> ADDIN ZOTERO_ITEM CSL_CITATION {"citationID":"bgHXs7SU","properties":{"formattedCitation":"(Bezner Kerr et al. 2022)","plainCitation":"(Bezner Kerr et al. 2022)","noteIndex":0},"citationItems":[{"id":5425,"uris":["http://zotero.org/users/8911623/items/DT9NW4A4"],"itemData":{"id":5425,"type":"chapter","abstract":".","container-title":"Climate Change 2022: Impacts, Adaptation and Vulnerability. Contribution of Working Group II to the Sixth Assessment Report of the Intergovernmental Panel on Climate Change","edition":"Climate Change 2022: Impacts, Adaptation and Vulnerability. Contribution of Working Group II to the Sixth Assessment Report of the Intergovernmental Panel on Climate Change","event-place":"Cambridge, UK and New York, NY, USA, pp. 713–906","ISBN":"978-1-00-932584-4","language":"en","note":"Citation Key: ipcc2022_ch5","page":"713–906","publisher":"[H.-O. Pörtner, D.C. Roberts, M. Tignor, E.S. Poloczanska, K. Mintenbeck, A. Alegría, M. Craig, S. Langsdorf, S. Löschke, V. Möller, A. Okem, B. Rama (eds.)]. Cambridge University Press","publisher-place":"Cambridge, UK and New York, NY, USA, pp. 713–906","title":"Food, Fibre, and Other Ecosystem Products.","title-short":"Chapter 5","URL":"https://www.ipcc.ch/report/ar6/wg2/chapter/chapter-5/","author":[{"family":"Bezner Kerr","given":"Rachel"},{"family":"Hasegawa","given":"Toshihiro"},{"family":"Lasco","given":"Rodel"},{"family":"Bhatt","given":"Indra"},{"family":"Derying","given":"Delphine"},{"family":"Farrell","given":"Aidan"},{"family":"Gurney-Smith","given":"Helen"},{"family":"Ju","given":"Hui"},{"family":"Lluch-Cota","given":"Salvador E"},{"family":"Meza","given":"Francisco"},{"family":"Nelson","given":"Gerald"},{"family":"Neufeldt","given":"Henry"},{"family":"Thornton","given":"Philip"}],"accessed":{"date-parts":[["2023",4,20]]},"issued":{"date-parts":[["2022"]]},"citation-key":"ipcc2022_ch5"}}],"schema":"https://github.com/citation-style-language/schema/raw/master/csl-citation.json"} </w:instrText>
      </w:r>
      <w:r w:rsidR="004C1921" w:rsidRPr="0084756E">
        <w:rPr>
          <w:rFonts w:ascii="Times New Roman" w:hAnsi="Times New Roman" w:cs="Times New Roman"/>
        </w:rPr>
        <w:fldChar w:fldCharType="separate"/>
      </w:r>
      <w:r w:rsidR="004C1921" w:rsidRPr="0084756E">
        <w:rPr>
          <w:rFonts w:ascii="Times New Roman" w:hAnsi="Times New Roman" w:cs="Times New Roman"/>
        </w:rPr>
        <w:t>(Bezner Kerr et al. 2022)</w:t>
      </w:r>
      <w:r w:rsidR="004C1921" w:rsidRPr="0084756E">
        <w:rPr>
          <w:rFonts w:ascii="Times New Roman" w:hAnsi="Times New Roman" w:cs="Times New Roman"/>
        </w:rPr>
        <w:fldChar w:fldCharType="end"/>
      </w:r>
      <w:r w:rsidRPr="0084756E">
        <w:rPr>
          <w:rFonts w:ascii="Times New Roman" w:hAnsi="Times New Roman" w:cs="Times New Roman"/>
        </w:rPr>
        <w:t>. In fact, recent projections of global warming scenarios estimate increased crop damage for nearly half of major crop pests</w:t>
      </w:r>
      <w:r w:rsidR="00B04707">
        <w:rPr>
          <w:rFonts w:ascii="Times New Roman" w:hAnsi="Times New Roman" w:cs="Times New Roman"/>
        </w:rPr>
        <w:t xml:space="preserve"> with overall </w:t>
      </w:r>
      <w:r w:rsidR="000E2AA7">
        <w:rPr>
          <w:rFonts w:ascii="Times New Roman" w:hAnsi="Times New Roman" w:cs="Times New Roman"/>
        </w:rPr>
        <w:t xml:space="preserve">mixed responses </w:t>
      </w:r>
      <w:r w:rsidR="000E2AA7" w:rsidRPr="000814EE">
        <w:rPr>
          <w:rFonts w:ascii="Times New Roman" w:hAnsi="Times New Roman" w:cs="Times New Roman"/>
          <w:highlight w:val="green"/>
        </w:rPr>
        <w:t xml:space="preserve">—i.e., “winners” and “losers </w:t>
      </w:r>
      <w:r w:rsidR="004C1921" w:rsidRPr="000814EE">
        <w:rPr>
          <w:rFonts w:ascii="Times New Roman" w:hAnsi="Times New Roman" w:cs="Times New Roman"/>
          <w:highlight w:val="green"/>
        </w:rPr>
        <w:fldChar w:fldCharType="begin"/>
      </w:r>
      <w:r w:rsidR="004C1921" w:rsidRPr="000814EE">
        <w:rPr>
          <w:rFonts w:ascii="Times New Roman" w:hAnsi="Times New Roman" w:cs="Times New Roman"/>
          <w:highlight w:val="green"/>
        </w:rPr>
        <w:instrText xml:space="preserve"> ADDIN ZOTERO_ITEM CSL_CITATION {"citationID":"0X8xkzBG","properties":{"formattedCitation":"(Lehmann et al. 2020)","plainCitation":"(Lehmann et al. 2020)","noteIndex":0},"citationItems":[{"id":5634,"uris":["http://zotero.org/users/8911623/items/2LS3N5A2"],"itemData":{"id":5634,"type":"article-journal","abstract":"Although it is well known that insects are sensitive to temperature, how they will be affected by ongoing global warming remains uncertain because these responses are multifaceted and ecologically complex. We reviewed the effects of climate warming on 31 globally important phytophagous (plant-eating) insect pests to determine whether general trends in their responses to warming were detectable. We included four response categories (range expansion, life history, population dynamics, and trophic interactions) in this assessment. For the majority of these species, we identified at least one response to warming that affects the severity of the threat they pose as pests. Among these insect species, 41% showed responses expected to lead to increased pest damage, whereas only 4% exhibited responses consistent with reduced effects; notably, most of these species (55%) demonstrated mixed responses. This means that the severity of a given insect pest may both increase and decrease with ongoing climate warming. Overall, our analysis indicated that anticipating the effects of climate warming on phytophagous insect pests is far from straightforward. Rather, efforts to mitigate the undesirable effects of warming on insect pests must include a better understanding of how individual species will respond, and the complex ecological mechanisms underlying their responses.","container-title":"Frontiers in Ecology and the Environment","DOI":"10.1002/fee.2160","ISSN":"1540-9309","issue":"3","language":"en","note":"_eprint: https://onlinelibrary.wiley.com/doi/pdf/10.1002/fee.2160","page":"141-150","source":"Wiley Online Library","title":"Complex responses of global insect pests to climate warming","volume":"18","author":[{"family":"Lehmann","given":"Philipp"},{"family":"Ammunét","given":"Tea"},{"family":"Barton","given":"Madeleine"},{"family":"Battisti","given":"Andrea"},{"family":"Eigenbrode","given":"Sanford D"},{"family":"Jepsen","given":"Jane Uhd"},{"family":"Kalinkat","given":"Gregor"},{"family":"Neuvonen","given":"Seppo"},{"family":"Niemelä","given":"Pekka"},{"family":"Terblanche","given":"John S"},{"family":"Økland","given":"Bjørn"},{"family":"Björkman","given":"Christer"}],"issued":{"date-parts":[["2020"]]},"citation-key":"lehmann2020"}}],"schema":"https://github.com/citation-style-language/schema/raw/master/csl-citation.json"} </w:instrText>
      </w:r>
      <w:r w:rsidR="004C1921" w:rsidRPr="000814EE">
        <w:rPr>
          <w:rFonts w:ascii="Times New Roman" w:hAnsi="Times New Roman" w:cs="Times New Roman"/>
          <w:highlight w:val="green"/>
        </w:rPr>
        <w:fldChar w:fldCharType="separate"/>
      </w:r>
      <w:r w:rsidR="004C1921" w:rsidRPr="000814EE">
        <w:rPr>
          <w:rFonts w:ascii="Times New Roman" w:hAnsi="Times New Roman" w:cs="Times New Roman"/>
          <w:highlight w:val="green"/>
        </w:rPr>
        <w:t>(Lehmann et al. 2020)</w:t>
      </w:r>
      <w:r w:rsidR="004C1921" w:rsidRPr="000814EE">
        <w:rPr>
          <w:rFonts w:ascii="Times New Roman" w:hAnsi="Times New Roman" w:cs="Times New Roman"/>
          <w:highlight w:val="green"/>
        </w:rPr>
        <w:fldChar w:fldCharType="end"/>
      </w:r>
      <w:r w:rsidR="000E2AA7" w:rsidRPr="000814EE">
        <w:rPr>
          <w:rFonts w:ascii="Times New Roman" w:hAnsi="Times New Roman" w:cs="Times New Roman"/>
          <w:highlight w:val="green"/>
        </w:rPr>
        <w:t>—</w:t>
      </w:r>
      <w:r w:rsidRPr="0084756E">
        <w:rPr>
          <w:rFonts w:ascii="Times New Roman" w:hAnsi="Times New Roman" w:cs="Times New Roman"/>
        </w:rPr>
        <w:t xml:space="preserve"> and </w:t>
      </w:r>
      <w:r w:rsidR="00B04707">
        <w:rPr>
          <w:rFonts w:ascii="Times New Roman" w:hAnsi="Times New Roman" w:cs="Times New Roman"/>
        </w:rPr>
        <w:t xml:space="preserve">average </w:t>
      </w:r>
      <w:r w:rsidRPr="0084756E">
        <w:rPr>
          <w:rFonts w:ascii="Times New Roman" w:hAnsi="Times New Roman" w:cs="Times New Roman"/>
        </w:rPr>
        <w:t>yield losses up to 10-25% per degree of warming</w:t>
      </w:r>
      <w:r w:rsidR="004C1921" w:rsidRPr="0084756E">
        <w:rPr>
          <w:rFonts w:ascii="Times New Roman" w:hAnsi="Times New Roman" w:cs="Times New Roman"/>
        </w:rPr>
        <w:t xml:space="preserve"> </w:t>
      </w:r>
      <w:r w:rsidR="004C1921" w:rsidRPr="0084756E">
        <w:rPr>
          <w:rFonts w:ascii="Times New Roman" w:hAnsi="Times New Roman" w:cs="Times New Roman"/>
        </w:rPr>
        <w:fldChar w:fldCharType="begin"/>
      </w:r>
      <w:r w:rsidR="004C1921" w:rsidRPr="0084756E">
        <w:rPr>
          <w:rFonts w:ascii="Times New Roman" w:hAnsi="Times New Roman" w:cs="Times New Roman"/>
        </w:rPr>
        <w:instrText xml:space="preserve"> ADDIN ZOTERO_ITEM CSL_CITATION {"citationID":"HeInWdme","properties":{"formattedCitation":"(Deutsch et al. 2018)","plainCitation":"(Deutsch et al. 2018)","noteIndex":0},"citationItems":[{"id":1372,"uris":["http://zotero.org/users/8911623/items/4WYIU6WX"],"itemData":{"id":1372,"type":"article-journal","abstract":"Warming, crops, and insect pests\nCrop responses to climate warming suggest that yields will decrease as growing-season temperatures increase. Deutsch et al. show that this effect may be exacerbated by insect pests (see the Perspective by Riegler). Insects already consume 5 to 20% of major grain crops. The authors' models show that for the three most important grain crops—wheat, rice, and maize—yield lost to insects will increase by 10 to 25% per degree Celsius of warming, hitting hardest in the temperate zone. These findings provide an estimate of further potential climate impacts on global food supply and a benchmark for future regional and field-specific studies of crop-pest-climate interactions.\nScience, this issue p. 916; see also p. 846\nInsect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produced.\nModels of insect population growth and metabolism in a warming climate predict losses of major food crops to insect pests.\nModels of insect population growth and metabolism in a warming climate predict losses of major food crops to insect pests.","container-title":"Science","DOI":"10.1126/science.aat3466","ISSN":"0036-8075, 1095-9203","issue":"6405","language":"en","license":"Copyright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License.","note":"PMID: 30166490","page":"916-919","source":"science.sciencemag.org","title":"Increase in crop losses to insect pests in a warming climate","volume":"361","author":[{"family":"Deutsch","given":"Curtis A."},{"family":"Tewksbury","given":"Joshua J."},{"family":"Tigchelaar","given":"Michelle"},{"family":"Battisti","given":"David S."},{"family":"Merrill","given":"Scott C."},{"family":"Huey","given":"Raymond B."},{"family":"Naylor","given":"Rosamond L."}],"issued":{"date-parts":[["2018",8,31]]},"citation-key":"deutsch2018"}}],"schema":"https://github.com/citation-style-language/schema/raw/master/csl-citation.json"} </w:instrText>
      </w:r>
      <w:r w:rsidR="004C1921" w:rsidRPr="0084756E">
        <w:rPr>
          <w:rFonts w:ascii="Times New Roman" w:hAnsi="Times New Roman" w:cs="Times New Roman"/>
        </w:rPr>
        <w:fldChar w:fldCharType="separate"/>
      </w:r>
      <w:r w:rsidR="004C1921" w:rsidRPr="0084756E">
        <w:rPr>
          <w:rFonts w:ascii="Times New Roman" w:hAnsi="Times New Roman" w:cs="Times New Roman"/>
        </w:rPr>
        <w:t>(Deutsch et al. 2018)</w:t>
      </w:r>
      <w:r w:rsidR="004C1921" w:rsidRPr="0084756E">
        <w:rPr>
          <w:rFonts w:ascii="Times New Roman" w:hAnsi="Times New Roman" w:cs="Times New Roman"/>
        </w:rPr>
        <w:fldChar w:fldCharType="end"/>
      </w:r>
      <w:r w:rsidR="001D436D" w:rsidRPr="0084756E">
        <w:rPr>
          <w:rFonts w:ascii="Times New Roman" w:hAnsi="Times New Roman" w:cs="Times New Roman"/>
        </w:rPr>
        <w:t xml:space="preserve">. Being able to accurately project the performance of crop pests under a warming climate arises as an </w:t>
      </w:r>
      <w:r w:rsidR="000814EE" w:rsidRPr="000814EE">
        <w:rPr>
          <w:rFonts w:ascii="Times New Roman" w:hAnsi="Times New Roman" w:cs="Times New Roman"/>
          <w:highlight w:val="green"/>
        </w:rPr>
        <w:t>urgent</w:t>
      </w:r>
      <w:r w:rsidR="001D436D" w:rsidRPr="0084756E">
        <w:rPr>
          <w:rFonts w:ascii="Times New Roman" w:hAnsi="Times New Roman" w:cs="Times New Roman"/>
        </w:rPr>
        <w:t xml:space="preserve"> need to better anticipate pessimistic scenarios of increased pest </w:t>
      </w:r>
      <w:r w:rsidR="000814EE" w:rsidRPr="000814EE">
        <w:rPr>
          <w:rFonts w:ascii="Times New Roman" w:hAnsi="Times New Roman" w:cs="Times New Roman"/>
          <w:highlight w:val="green"/>
        </w:rPr>
        <w:t>impact</w:t>
      </w:r>
      <w:r w:rsidR="001D436D" w:rsidRPr="0084756E">
        <w:rPr>
          <w:rFonts w:ascii="Times New Roman" w:hAnsi="Times New Roman" w:cs="Times New Roman"/>
        </w:rPr>
        <w:t xml:space="preserve"> and adapt agricultural management practices accordingly</w:t>
      </w:r>
      <w:r w:rsidR="00252245">
        <w:rPr>
          <w:rFonts w:ascii="Times New Roman" w:hAnsi="Times New Roman" w:cs="Times New Roman"/>
        </w:rPr>
        <w:t>.</w:t>
      </w:r>
      <w:r w:rsidR="00C53371" w:rsidRPr="0084756E">
        <w:rPr>
          <w:rFonts w:ascii="Times New Roman" w:hAnsi="Times New Roman" w:cs="Times New Roman"/>
        </w:rPr>
        <w:t xml:space="preserve"> </w:t>
      </w:r>
    </w:p>
    <w:p w14:paraId="45DAF967" w14:textId="3632945D" w:rsidR="00412F46" w:rsidRPr="0084756E" w:rsidRDefault="009023A0"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The mechanistic explanation </w:t>
      </w:r>
      <w:r w:rsidR="00C726E3" w:rsidRPr="0084756E">
        <w:rPr>
          <w:rFonts w:ascii="Times New Roman" w:hAnsi="Times New Roman" w:cs="Times New Roman"/>
        </w:rPr>
        <w:t xml:space="preserve">for </w:t>
      </w:r>
      <w:r w:rsidR="00C93841" w:rsidRPr="0084756E">
        <w:rPr>
          <w:rFonts w:ascii="Times New Roman" w:hAnsi="Times New Roman" w:cs="Times New Roman"/>
        </w:rPr>
        <w:t>the</w:t>
      </w:r>
      <w:r w:rsidR="00C726E3" w:rsidRPr="0084756E">
        <w:rPr>
          <w:rFonts w:ascii="Times New Roman" w:hAnsi="Times New Roman" w:cs="Times New Roman"/>
        </w:rPr>
        <w:t xml:space="preserve"> </w:t>
      </w:r>
      <w:r w:rsidRPr="0084756E">
        <w:rPr>
          <w:rFonts w:ascii="Times New Roman" w:hAnsi="Times New Roman" w:cs="Times New Roman"/>
        </w:rPr>
        <w:t xml:space="preserve">temperature-herbivory relationship </w:t>
      </w:r>
      <w:r w:rsidR="00C93841" w:rsidRPr="0084756E">
        <w:rPr>
          <w:rFonts w:ascii="Times New Roman" w:hAnsi="Times New Roman" w:cs="Times New Roman"/>
        </w:rPr>
        <w:t xml:space="preserve">underlying increased pests with warming, </w:t>
      </w:r>
      <w:r w:rsidR="000B6E5D" w:rsidRPr="0084756E">
        <w:rPr>
          <w:rFonts w:ascii="Times New Roman" w:hAnsi="Times New Roman" w:cs="Times New Roman"/>
        </w:rPr>
        <w:t xml:space="preserve">is built upon </w:t>
      </w:r>
      <w:r w:rsidRPr="0084756E">
        <w:rPr>
          <w:rFonts w:ascii="Times New Roman" w:hAnsi="Times New Roman" w:cs="Times New Roman"/>
        </w:rPr>
        <w:t>the thermal dependence of biological rates</w:t>
      </w:r>
      <w:r w:rsidR="00C53371" w:rsidRPr="0084756E">
        <w:rPr>
          <w:rFonts w:ascii="Times New Roman" w:hAnsi="Times New Roman" w:cs="Times New Roman"/>
        </w:rPr>
        <w:t xml:space="preserve"> </w:t>
      </w:r>
      <w:r w:rsidR="004C1921" w:rsidRPr="0084756E">
        <w:rPr>
          <w:rFonts w:ascii="Times New Roman" w:hAnsi="Times New Roman" w:cs="Times New Roman"/>
        </w:rPr>
        <w:fldChar w:fldCharType="begin"/>
      </w:r>
      <w:r w:rsidR="004C1921" w:rsidRPr="0084756E">
        <w:rPr>
          <w:rFonts w:ascii="Times New Roman" w:hAnsi="Times New Roman" w:cs="Times New Roman"/>
        </w:rPr>
        <w:instrText xml:space="preserve"> ADDIN ZOTERO_ITEM CSL_CITATION {"citationID":"xL0Ldm9j","properties":{"formattedCitation":"(Sinclair et al. 2016, Pawar et al. 2024)","plainCitation":"(Sinclair et al. 2016, Pawar et al. 2024)","noteIndex":0},"citationItems":[{"id":606,"uris":["http://zotero.org/users/8911623/items/3HB7H6JG"],"itemData":{"id":606,"type":"article-journal","abstract":"Thermal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change.","container-title":"Ecology Letters","DOI":"https://doi.org/10.1111/ele.12686","ISSN":"1461-0248","issue":"11","language":"en","license":"© 2016 John Wiley &amp; Sons Ltd/CNRS","page":"1372-1385","source":"Wiley Online Library","title":"Can we predict ectotherm responses to climate change using thermal performance curves and body temperatures?","volume":"19","author":[{"family":"Sinclair","given":"Brent J."},{"family":"Marshall","given":"Katie E."},{"family":"Sewell","given":"Mary A."},{"family":"Levesque","given":"Danielle L."},{"family":"Willett","given":"Christopher S."},{"family":"Slotsbo","given":"Stine"},{"family":"Dong","given":"Yunwei"},{"family":"Harley","given":"Christopher D. G."},{"family":"Marshall","given":"David J."},{"family":"Helmuth","given":"Brian S."},{"family":"Huey","given":"Raymond B."}],"issued":{"date-parts":[["2016"]]},"citation-key":"sinclairCanWePredict2016"}},{"id":8243,"uris":["http://zotero.org/users/8911623/items/ISXMVR9X"],"itemData":{"id":8243,"type":"article-journal","abstract":"The capacity of arthropod populations to adapt to long-term climatic warming is currently uncertain. Here we combine theory and extensive data to show that the rate of their thermal adaptation to climatic warming will be constrained in two fundamental ways. First, the rate of thermal adaptation of an arthropod population is predicted to be limited by changes in the temperatures at which the performance of four key life-history traits can peak, in a specific order of declining importance: juvenile development, adult fecundity, juvenile mortality and adult mortality. Second, directional thermal adaptation is constrained due to differences in the temperature of the peak performance of these four traits, with these differences expected to persist because of energetic allocation and life-history trade-offs. We compile a new global dataset of 61 diverse arthropod species which provides strong empirical evidence to support these predictions, demonstrating that contemporary populations have indeed evolved under these constraints. Our results provide a basis for using relatively feasible trait measurements to predict the adaptive capacity of diverse arthropod populations to geographic temperature gradients, as well as ongoing and future climatic warming.","container-title":"Nature Ecology &amp; Evolution","DOI":"10.1038/s41559-023-02301-8","ISSN":"2397-334X","journalAbbreviation":"Nat Ecol Evol","language":"en","license":"2024 The Author(s)","note":"0 citations (Crossref) [2024-02-02]\npublisher: Nature Publishing Group","page":"1-11","source":"www.nature.com","title":"Variation in temperature of peak trait performance constrains adaptation of arthropod populations to climatic warming","author":[{"family":"Pawar","given":"Samraat"},{"family":"Huxley","given":"Paul J."},{"family":"Smallwood","given":"Thomas R. C."},{"family":"Nesbit","given":"Miles L."},{"family":"Chan","given":"Alex H. H."},{"family":"Shocket","given":"Marta S."},{"family":"Johnson","given":"Leah R."},{"family":"Kontopoulos","given":"Dimitrios-Georgios"},{"family":"Cator","given":"Lauren J."}],"issued":{"date-parts":[["2024",1,25]]},"citation-key":"pawar2024"}}],"schema":"https://github.com/citation-style-language/schema/raw/master/csl-citation.json"} </w:instrText>
      </w:r>
      <w:r w:rsidR="004C1921" w:rsidRPr="0084756E">
        <w:rPr>
          <w:rFonts w:ascii="Times New Roman" w:hAnsi="Times New Roman" w:cs="Times New Roman"/>
        </w:rPr>
        <w:fldChar w:fldCharType="separate"/>
      </w:r>
      <w:r w:rsidR="004C1921" w:rsidRPr="0084756E">
        <w:rPr>
          <w:rFonts w:ascii="Times New Roman" w:hAnsi="Times New Roman" w:cs="Times New Roman"/>
        </w:rPr>
        <w:t>(Sinclair et al. 2016, Pawar et al. 2024)</w:t>
      </w:r>
      <w:r w:rsidR="004C1921" w:rsidRPr="0084756E">
        <w:rPr>
          <w:rFonts w:ascii="Times New Roman" w:hAnsi="Times New Roman" w:cs="Times New Roman"/>
        </w:rPr>
        <w:fldChar w:fldCharType="end"/>
      </w:r>
      <w:r w:rsidR="004C1921" w:rsidRPr="0084756E">
        <w:rPr>
          <w:rFonts w:ascii="Times New Roman" w:hAnsi="Times New Roman" w:cs="Times New Roman"/>
        </w:rPr>
        <w:t xml:space="preserve">. </w:t>
      </w:r>
      <w:r w:rsidR="00F406D3" w:rsidRPr="0084756E">
        <w:rPr>
          <w:rFonts w:ascii="Times New Roman" w:hAnsi="Times New Roman" w:cs="Times New Roman"/>
        </w:rPr>
        <w:t>D</w:t>
      </w:r>
      <w:r w:rsidR="00C53371" w:rsidRPr="0084756E">
        <w:rPr>
          <w:rFonts w:ascii="Times New Roman" w:hAnsi="Times New Roman" w:cs="Times New Roman"/>
        </w:rPr>
        <w:t>evelopment rate</w:t>
      </w:r>
      <w:r w:rsidR="00C81FB1" w:rsidRPr="0084756E">
        <w:rPr>
          <w:rFonts w:ascii="Times New Roman" w:hAnsi="Times New Roman" w:cs="Times New Roman"/>
        </w:rPr>
        <w:t xml:space="preserve"> variation across temperatures, which is based on enzymatic kinetics</w:t>
      </w:r>
      <w:r w:rsidR="004C1921" w:rsidRPr="0084756E">
        <w:rPr>
          <w:rFonts w:ascii="Times New Roman" w:hAnsi="Times New Roman" w:cs="Times New Roman"/>
        </w:rPr>
        <w:t xml:space="preserve"> </w:t>
      </w:r>
      <w:r w:rsidR="004C1921" w:rsidRPr="0084756E">
        <w:rPr>
          <w:rFonts w:ascii="Times New Roman" w:hAnsi="Times New Roman" w:cs="Times New Roman"/>
        </w:rPr>
        <w:fldChar w:fldCharType="begin"/>
      </w:r>
      <w:r w:rsidR="004C1921" w:rsidRPr="0084756E">
        <w:rPr>
          <w:rFonts w:ascii="Times New Roman" w:hAnsi="Times New Roman" w:cs="Times New Roman"/>
        </w:rPr>
        <w:instrText xml:space="preserve"> ADDIN ZOTERO_ITEM CSL_CITATION {"citationID":"CeJJA6Rg","properties":{"formattedCitation":"(Schoolfield et al. 1981)","plainCitation":"(Schoolfield et al. 1981)","noteIndex":0},"citationItems":[{"id":5352,"uris":["http://zotero.org/users/8911623/items/4AKVACWH"],"itemData":{"id":5352,"type":"article-journal","abstract":"Biological temperature-dependent rate models based on Arrhenius' and Eyring's equations have been formulated by Johnson &amp; Lewin (1946), Hultin (1955), and Sharpe &amp; DeMichele (1977). The original formulation of Sharpe and DeMichele is poorly suited for non-linear regression. Very high correlations of parameter estimators occassionally make regression with their equation impossible using Marquardt's algorithm (1963). This analysis describes a new formulation of Sharpe and DeMichele's model that greatly alleviates the non-linear regression problem. It is partly based on Hultin's formulation (1955). Biological and graphical interpretation of the model parameters is discussed. Regression suitability is illustrated with a typical data set. Similar modifications to the equations of Hultin (1955) and Johnson &amp; Lewin (1946) are described.","container-title":"Journal of Theoretical Biology","DOI":"10.1016/0022-5193(81)90246-0","ISSN":"0022-5193","issue":"4","journalAbbreviation":"Journal of Theoretical Biology","language":"en","page":"719-731","source":"ScienceDirect","title":"Non-linear regression of biological temperature-dependent rate models based on absolute reaction-rate theory","volume":"88","author":[{"family":"Schoolfield","given":"R. M."},{"family":"Sharpe","given":"P. J. H."},{"family":"Magnuson","given":"C. E."}],"issued":{"date-parts":[["1981",2,21]]},"citation-key":"schoolfield1981"}}],"schema":"https://github.com/citation-style-language/schema/raw/master/csl-citation.json"} </w:instrText>
      </w:r>
      <w:r w:rsidR="004C1921" w:rsidRPr="0084756E">
        <w:rPr>
          <w:rFonts w:ascii="Times New Roman" w:hAnsi="Times New Roman" w:cs="Times New Roman"/>
        </w:rPr>
        <w:fldChar w:fldCharType="separate"/>
      </w:r>
      <w:r w:rsidR="004C1921" w:rsidRPr="0084756E">
        <w:rPr>
          <w:rFonts w:ascii="Times New Roman" w:hAnsi="Times New Roman" w:cs="Times New Roman"/>
        </w:rPr>
        <w:t>(Schoolfield et al. 1981)</w:t>
      </w:r>
      <w:r w:rsidR="004C1921" w:rsidRPr="0084756E">
        <w:rPr>
          <w:rFonts w:ascii="Times New Roman" w:hAnsi="Times New Roman" w:cs="Times New Roman"/>
        </w:rPr>
        <w:fldChar w:fldCharType="end"/>
      </w:r>
      <w:r w:rsidR="00C81FB1" w:rsidRPr="0084756E">
        <w:rPr>
          <w:rFonts w:ascii="Times New Roman" w:hAnsi="Times New Roman" w:cs="Times New Roman"/>
        </w:rPr>
        <w:t xml:space="preserve">, </w:t>
      </w:r>
      <w:r w:rsidR="00C53371" w:rsidRPr="0084756E">
        <w:rPr>
          <w:rFonts w:ascii="Times New Roman" w:hAnsi="Times New Roman" w:cs="Times New Roman"/>
        </w:rPr>
        <w:t xml:space="preserve">is the main contributor to the thermal dependence of population growth rates </w:t>
      </w:r>
      <w:r w:rsidR="00C81FB1" w:rsidRPr="0084756E">
        <w:rPr>
          <w:rFonts w:ascii="Times New Roman" w:hAnsi="Times New Roman" w:cs="Times New Roman"/>
        </w:rPr>
        <w:t>usually associated with fitness</w:t>
      </w:r>
      <w:r w:rsidR="004C1921" w:rsidRPr="0084756E">
        <w:rPr>
          <w:rFonts w:ascii="Times New Roman" w:hAnsi="Times New Roman" w:cs="Times New Roman"/>
        </w:rPr>
        <w:t xml:space="preserve"> (Deutsch et al. 2008, </w:t>
      </w:r>
      <w:proofErr w:type="spellStart"/>
      <w:r w:rsidR="004C1921" w:rsidRPr="0084756E">
        <w:rPr>
          <w:rFonts w:ascii="Times New Roman" w:hAnsi="Times New Roman" w:cs="Times New Roman"/>
        </w:rPr>
        <w:t>Amarasekare</w:t>
      </w:r>
      <w:proofErr w:type="spellEnd"/>
      <w:r w:rsidR="004C1921" w:rsidRPr="0084756E">
        <w:rPr>
          <w:rFonts w:ascii="Times New Roman" w:hAnsi="Times New Roman" w:cs="Times New Roman"/>
        </w:rPr>
        <w:t xml:space="preserve"> and Savage 2012, Pawar et al. 2024)</w:t>
      </w:r>
      <w:r w:rsidR="00C81FB1" w:rsidRPr="0084756E">
        <w:rPr>
          <w:rFonts w:ascii="Times New Roman" w:hAnsi="Times New Roman" w:cs="Times New Roman"/>
        </w:rPr>
        <w:t>, which is the basis of</w:t>
      </w:r>
      <w:r w:rsidR="00293401" w:rsidRPr="0084756E">
        <w:rPr>
          <w:rFonts w:ascii="Times New Roman" w:hAnsi="Times New Roman" w:cs="Times New Roman"/>
        </w:rPr>
        <w:t xml:space="preserve"> several</w:t>
      </w:r>
      <w:r w:rsidR="00C81FB1" w:rsidRPr="0084756E">
        <w:rPr>
          <w:rFonts w:ascii="Times New Roman" w:hAnsi="Times New Roman" w:cs="Times New Roman"/>
        </w:rPr>
        <w:t xml:space="preserve"> crop pest warmin</w:t>
      </w:r>
      <w:r w:rsidR="00293401" w:rsidRPr="0084756E">
        <w:rPr>
          <w:rFonts w:ascii="Times New Roman" w:hAnsi="Times New Roman" w:cs="Times New Roman"/>
        </w:rPr>
        <w:t>g</w:t>
      </w:r>
      <w:r w:rsidR="00C81FB1" w:rsidRPr="0084756E">
        <w:rPr>
          <w:rFonts w:ascii="Times New Roman" w:hAnsi="Times New Roman" w:cs="Times New Roman"/>
        </w:rPr>
        <w:t>-induced projections (e.g.,</w:t>
      </w:r>
      <w:r w:rsidR="004C1921" w:rsidRPr="0084756E">
        <w:rPr>
          <w:rFonts w:ascii="Times New Roman" w:hAnsi="Times New Roman" w:cs="Times New Roman"/>
        </w:rPr>
        <w:t xml:space="preserve"> the above-referred</w:t>
      </w:r>
      <w:r w:rsidR="00C81FB1" w:rsidRPr="0084756E">
        <w:rPr>
          <w:rFonts w:ascii="Times New Roman" w:hAnsi="Times New Roman" w:cs="Times New Roman"/>
        </w:rPr>
        <w:t xml:space="preserve"> </w:t>
      </w:r>
      <w:r w:rsidR="004C1921" w:rsidRPr="0084756E">
        <w:rPr>
          <w:rFonts w:ascii="Times New Roman" w:hAnsi="Times New Roman" w:cs="Times New Roman"/>
        </w:rPr>
        <w:t xml:space="preserve">of </w:t>
      </w:r>
      <w:r w:rsidR="004C192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{"citationID":"0A4msiwv","properties":{"formattedCitation":"(Deutsch et al. 2018)","plainCitation":"(Deutsch et al. 2018)","dontUpdate":true,"noteIndex":0},"citationItems":[{"id":1372,"uris":["http://zotero.org/users/8911623/items/4WYIU6WX"],"itemData":{"id":1372,"type":"article-journal","abstract":"Warming, crops, and insect pests\nCrop responses to climate warming suggest that yields will decrease as growing-season temperatures increase. Deutsch et al. show that this effect may be exacerbated by insect pests (see the Perspective by Riegler). Insects already consume 5 to 20% of major grain crops. The authors' models show that for the three most important grain crops—wheat, rice, and maize—yield lost to insects will increase by 10 to 25% per degree Celsius of warming, hitting hardest in the temperate zone. These findings provide an estimate of further potential climate impacts on global food supply and a benchmark for future regional and field-specific studies of crop-pest-climate interactions.\nScience, this issue p. 916; see also p. 846\nInsect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produced.\nModels of insect population growth and metabolism in a warming climate predict losses of major food crops to insect pests.\nModels of insect population growth and metabolism in a warming climate predict losses of major food crops to insect pests.","container-title":"Science","DOI":"10.1126/science.aat3466","ISSN":"0036-8075, 1095-9203","issue":"6405","language":"en","license":"Copyright © 2018 The Authors, some rights reserved; exclusive licensee American Association for the Advancement of Science. No claim to original U.S. Government Works. http://www.sciencemag.org/about/science-licenses-journal-article-reuseThis is an article distributed under the terms of the Science Journals Default License.","note":"PMID: 30166490","page":"916-919","source":"science.sciencemag.org","title":"Increase in crop losses to insect pests in a warming climate","volume":"361","author":[{"family":"Deutsch","given":"Curtis A."},{"family":"Tewksbury","given":"Joshua J."},{"family":"Tigchelaar","given":"Michelle"},{"family":"Battisti","given":"David S."},{"family":"Merrill","given":"Scott C."},{"family":"Huey","given":"Raymond B."},{"family":"Naylor","given":"Rosamond L."}],"issued":{"date-parts":[["2018",8,31]]},"citation-key":"deutsch2018"}}],"schema":"https://github.com/citation-style-language/schema/raw/master/csl-citation.json"} </w:instrText>
      </w:r>
      <w:r w:rsidR="004C1921" w:rsidRPr="0084756E">
        <w:rPr>
          <w:rFonts w:ascii="Times New Roman" w:hAnsi="Times New Roman" w:cs="Times New Roman"/>
        </w:rPr>
        <w:fldChar w:fldCharType="separate"/>
      </w:r>
      <w:r w:rsidR="004C1921" w:rsidRPr="0084756E">
        <w:rPr>
          <w:rFonts w:ascii="Times New Roman" w:hAnsi="Times New Roman" w:cs="Times New Roman"/>
        </w:rPr>
        <w:t>Deutsch et al. 2018)</w:t>
      </w:r>
      <w:r w:rsidR="004C1921" w:rsidRPr="0084756E">
        <w:rPr>
          <w:rFonts w:ascii="Times New Roman" w:hAnsi="Times New Roman" w:cs="Times New Roman"/>
        </w:rPr>
        <w:fldChar w:fldCharType="end"/>
      </w:r>
      <w:r w:rsidR="00C53371" w:rsidRPr="0084756E">
        <w:rPr>
          <w:rFonts w:ascii="Times New Roman" w:hAnsi="Times New Roman" w:cs="Times New Roman"/>
        </w:rPr>
        <w:t xml:space="preserve">. Moreover, </w:t>
      </w:r>
      <w:r w:rsidR="00C81FB1" w:rsidRPr="0084756E">
        <w:rPr>
          <w:rFonts w:ascii="Times New Roman" w:hAnsi="Times New Roman" w:cs="Times New Roman"/>
        </w:rPr>
        <w:t xml:space="preserve">given </w:t>
      </w:r>
      <w:r w:rsidR="00F81A48" w:rsidRPr="0084756E">
        <w:rPr>
          <w:rFonts w:ascii="Times New Roman" w:hAnsi="Times New Roman" w:cs="Times New Roman"/>
        </w:rPr>
        <w:t xml:space="preserve">the </w:t>
      </w:r>
      <w:r w:rsidR="00C81FB1" w:rsidRPr="0084756E">
        <w:rPr>
          <w:rFonts w:ascii="Times New Roman" w:hAnsi="Times New Roman" w:cs="Times New Roman"/>
        </w:rPr>
        <w:t xml:space="preserve">biological meaning of this rate </w:t>
      </w:r>
      <w:r w:rsidR="004C1921" w:rsidRPr="0084756E">
        <w:rPr>
          <w:rFonts w:ascii="Times New Roman" w:hAnsi="Times New Roman" w:cs="Times New Roman"/>
        </w:rPr>
        <w:t>—</w:t>
      </w:r>
      <w:r w:rsidR="00C81FB1" w:rsidRPr="0084756E">
        <w:rPr>
          <w:rFonts w:ascii="Times New Roman" w:hAnsi="Times New Roman" w:cs="Times New Roman"/>
        </w:rPr>
        <w:t>inverse days to complete the life cycle/instar</w:t>
      </w:r>
      <w:r w:rsidR="000B6E5D" w:rsidRPr="0084756E">
        <w:rPr>
          <w:rFonts w:ascii="Times New Roman" w:hAnsi="Times New Roman" w:cs="Times New Roman"/>
        </w:rPr>
        <w:t xml:space="preserve">, </w:t>
      </w:r>
      <w:r w:rsidR="00C81FB1" w:rsidRPr="0084756E">
        <w:rPr>
          <w:rFonts w:ascii="Times New Roman" w:hAnsi="Times New Roman" w:cs="Times New Roman"/>
        </w:rPr>
        <w:t>modelling</w:t>
      </w:r>
      <w:r w:rsidR="00A61C3B" w:rsidRPr="0084756E">
        <w:rPr>
          <w:rFonts w:ascii="Times New Roman" w:hAnsi="Times New Roman" w:cs="Times New Roman"/>
        </w:rPr>
        <w:t xml:space="preserve"> </w:t>
      </w:r>
      <w:r w:rsidR="00C81FB1" w:rsidRPr="0084756E">
        <w:rPr>
          <w:rFonts w:ascii="Times New Roman" w:hAnsi="Times New Roman" w:cs="Times New Roman"/>
        </w:rPr>
        <w:t>the thermal dependence of development rate enables to estimate the timing of seasonal emergence patterns of these (crop pest) populations, i.e., their phenology</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{"citationID":"WepQhbOl","properties":{"formattedCitation":"(Scranton and Amarasekare 2017, Parmesan et al. 2022)","plainCitation":"(Scranton and Amarasekare 2017, Parmesan et al. 2022)","dontUpdate":true,"noteIndex":0},"citationItems":[{"id":6096,"uris":["http://zotero.org/users/8911623/items/84JK5DR8"],"itemData":{"id":6096,"type":"article-journal","abstract":"Phenological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id":5426,"uris":["http://zotero.org/users/8911623/items/ANX3F5WQ"],"itemData":{"id":5426,"type":"chapter","collection-title":"Contribution of Working Group II to the Sixth Assessment Report of the Intergovernmental Panel on Climate Change","container-title":"Climate Change 2022: Impacts, Adaptation and Vulnerability","edition":"[H.-O. Pörtner, D.C. Roberts, M. Tignor, E.S. Poloczanska, K. Mintenbeck, A. Alegría, M. Craig, S. Langsdorf, S. Löschke, V. Möller, A. Okem, B. Rama (eds.)]","event-place":"Cambridge, UK and New York, NY, USA","ISBN":"978-1-00-932584-4","language":"en","page":"197–377","publisher":"Cambridge University Press","publisher-place":"Cambridge, UK and New York, NY, USA","source":"Zotero","title":"Terrestrial and Freshwater Ecosystems and Their Services","URL":"doi:10.1017/9781009325844.004","author":[{"family":"Parmesan","given":"Camille"},{"family":"Morecroft","given":"Mike D."},{"family":"Trisurat","given":"Yongyut"},{"family":"Adrian","given":"Rita"},{"family":"Anshari","given":"Gusti Zakaria"},{"family":"Arneth","given":"Almuth"},{"family":"Gao","given":"Qingzhu"},{"family":"Gonzalez","given":"Patrick"},{"family":"Harris","given":"Rebecca"},{"family":"Price","given":"Jeff"},{"family":"Stevens","given":"Nicola"},{"family":"Talukdarr","given":"Gautam Hirak"}],"issued":{"date-parts":[["2022"]]},"citation-key":"parmesan2022"}}],"schema":"https://github.com/citation-style-language/schema/raw/master/csl-citation.json"}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 xml:space="preserve">(Scranton and </w:t>
      </w:r>
      <w:proofErr w:type="spellStart"/>
      <w:r w:rsidR="00412F46" w:rsidRPr="0084756E">
        <w:rPr>
          <w:rFonts w:ascii="Times New Roman" w:hAnsi="Times New Roman" w:cs="Times New Roman"/>
        </w:rPr>
        <w:t>Amarasekare</w:t>
      </w:r>
      <w:proofErr w:type="spellEnd"/>
      <w:r w:rsidR="00412F46" w:rsidRPr="0084756E">
        <w:rPr>
          <w:rFonts w:ascii="Times New Roman" w:hAnsi="Times New Roman" w:cs="Times New Roman"/>
        </w:rPr>
        <w:t xml:space="preserve"> 2017; for more details see Sup. Inf.)</w:t>
      </w:r>
      <w:r w:rsidR="00412F46" w:rsidRPr="0084756E">
        <w:rPr>
          <w:rFonts w:ascii="Times New Roman" w:hAnsi="Times New Roman" w:cs="Times New Roman"/>
        </w:rPr>
        <w:fldChar w:fldCharType="end"/>
      </w:r>
      <w:r w:rsidR="00C81FB1" w:rsidRPr="0084756E">
        <w:rPr>
          <w:rFonts w:ascii="Times New Roman" w:hAnsi="Times New Roman" w:cs="Times New Roman"/>
        </w:rPr>
        <w:t xml:space="preserve">. </w:t>
      </w:r>
      <w:r w:rsidR="00C865E5" w:rsidRPr="0084756E">
        <w:rPr>
          <w:rFonts w:ascii="Times New Roman" w:hAnsi="Times New Roman" w:cs="Times New Roman"/>
        </w:rPr>
        <w:t>P</w:t>
      </w:r>
      <w:r w:rsidR="00293401" w:rsidRPr="0084756E">
        <w:rPr>
          <w:rFonts w:ascii="Times New Roman" w:hAnsi="Times New Roman" w:cs="Times New Roman"/>
        </w:rPr>
        <w:t>henological sensitivity to temperature is expected to cause phenological shifts in response to warming</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{"citationID":"ihPLuanB","properties":{"formattedCitation":"(Buckley 2022)","plainCitation":"(Buckley 2022)","noteIndex":0},"citationItems":[{"id":4483,"uris":["http://zotero.org/users/8911623/items/PV8APHSV"],"itemData":{"id":4483,"type":"article-journal","abstract":"Phenological shifts vary within and among insect species and locations based on exposure and sensitivity to climate change. Shifts in environmental conditions and seasonal constraints along elevation and latitudinal gradients can select for differences in temperature sensitivity that generate differential phenological shifts. I examine the phenological implications of observed variation in developmental traits. Coupling physiological and ecological insight to link the environmental sensitivity of development to phenology and fitness offers promise in understanding variable phenological responses to climate change and their community and ecosystem implications. A key challenge in establishing these linkages is extrapolating controlled, laboratory experiments to temporally variable, natural environments. New lab and field experiments that incorporate realistic environmental variation are needed to test the extrapolations. Establishing the linkages can aid understanding and anticipating impacts of climate change on insects.","container-title":"Current Opinion in Insect Science","DOI":"10.1016/j.cois.2022.100897","ISSN":"2214-5745","journalAbbreviation":"Current Opinion in Insect Science","language":"en","note":"18 citations (Crossref) [2024-05-24]","page":"100897","source":"ScienceDirect","title":"Temperature-sensitive development shapes insect phenological responses to climate change","volume":"52","author":[{"family":"Buckley","given":"Lauren B"}],"issued":{"date-parts":[["2022",8,1]]},"citation-key":"buckley2022"}}],"schema":"https://github.com/citation-style-language/schema/raw/master/csl-citation.json"}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(Buckley 2022)</w:t>
      </w:r>
      <w:r w:rsidR="00412F46" w:rsidRPr="0084756E">
        <w:rPr>
          <w:rFonts w:ascii="Times New Roman" w:hAnsi="Times New Roman" w:cs="Times New Roman"/>
        </w:rPr>
        <w:fldChar w:fldCharType="end"/>
      </w:r>
      <w:r w:rsidR="007C6DFF" w:rsidRPr="0084756E">
        <w:rPr>
          <w:rFonts w:ascii="Times New Roman" w:hAnsi="Times New Roman" w:cs="Times New Roman"/>
        </w:rPr>
        <w:t>; indeed, it has been</w:t>
      </w:r>
      <w:r w:rsidR="00293401" w:rsidRPr="0084756E">
        <w:rPr>
          <w:rFonts w:ascii="Times New Roman" w:hAnsi="Times New Roman" w:cs="Times New Roman"/>
        </w:rPr>
        <w:t xml:space="preserve"> identified as one of the most responsive biological responses of organisms to climate change</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{"citationID":"Ypa4URQN","properties":{"formattedCitation":"(Parmesan et al. 2022)","plainCitation":"(Parmesan et al. 2022)","noteIndex":0},"citationItems":[{"id":5426,"uris":["http://zotero.org/users/8911623/items/ANX3F5WQ"],"itemData":{"id":5426,"type":"chapter","collection-title":"Contribution of Working Group II to the Sixth Assessment Report of the Intergovernmental Panel on Climate Change","container-title":"Climate Change 2022: Impacts, Adaptation and Vulnerability","edition":"[H.-O. Pörtner, D.C. Roberts, M. Tignor, E.S. Poloczanska, K. Mintenbeck, A. Alegría, M. Craig, S. Langsdorf, S. Löschke, V. Möller, A. Okem, B. Rama (eds.)]","event-place":"Cambridge, UK and New York, NY, USA","ISBN":"978-1-00-932584-4","language":"en","page":"197–377","publisher":"Cambridge University Press","publisher-place":"Cambridge, UK and New York, NY, USA","source":"Zotero","title":"Terrestrial and Freshwater Ecosystems and Their Services","URL":"doi:10.1017/9781009325844.004","author":[{"family":"Parmesan","given":"Camille"},{"family":"Morecroft","given":"Mike D."},{"family":"Trisurat","given":"Yongyut"},{"family":"Adrian","given":"Rita"},{"family":"Anshari","given":"Gusti Zakaria"},{"family":"Arneth","given":"Almuth"},{"family":"Gao","given":"Qingzhu"},{"family":"Gonzalez","given":"Patrick"},{"family":"Harris","given":"Rebecca"},{"family":"Price","given":"Jeff"},{"family":"Stevens","given":"Nicola"},{"family":"Talukdarr","given":"Gautam Hirak"}],"issued":{"date-parts":[["2022"]]},"citation-key":"parmesan2022"}}],"schema":"https://github.com/citation-style-language/schema/raw/master/csl-citation.json"}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(Parmesan et al. 2022)</w:t>
      </w:r>
      <w:r w:rsidR="00412F46" w:rsidRPr="0084756E">
        <w:rPr>
          <w:rFonts w:ascii="Times New Roman" w:hAnsi="Times New Roman" w:cs="Times New Roman"/>
        </w:rPr>
        <w:fldChar w:fldCharType="end"/>
      </w:r>
      <w:r w:rsidR="00293401" w:rsidRPr="0084756E">
        <w:rPr>
          <w:rFonts w:ascii="Times New Roman" w:hAnsi="Times New Roman" w:cs="Times New Roman"/>
        </w:rPr>
        <w:t xml:space="preserve">. As such, </w:t>
      </w:r>
      <w:r w:rsidR="003B3E82" w:rsidRPr="003B3E82">
        <w:rPr>
          <w:rFonts w:ascii="Times New Roman" w:hAnsi="Times New Roman" w:cs="Times New Roman"/>
          <w:highlight w:val="green"/>
        </w:rPr>
        <w:t>significant</w:t>
      </w:r>
      <w:r w:rsidR="00293401" w:rsidRPr="0084756E">
        <w:rPr>
          <w:rFonts w:ascii="Times New Roman" w:hAnsi="Times New Roman" w:cs="Times New Roman"/>
        </w:rPr>
        <w:t xml:space="preserve"> evidence exists for phenology shifts due to climate warming across taxa, trophic </w:t>
      </w:r>
      <w:r w:rsidR="00293401" w:rsidRPr="0084756E">
        <w:rPr>
          <w:rFonts w:ascii="Times New Roman" w:hAnsi="Times New Roman" w:cs="Times New Roman"/>
        </w:rPr>
        <w:lastRenderedPageBreak/>
        <w:t xml:space="preserve">levels and regions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{"citationID":"VP86keGS","properties":{"formattedCitation":"(Stefanescu et al. 2003, Harrington et al. 2007, Diamond et al. 2011, Bartomeus et al. 2011, Thackeray et al. 2016, Cohen et al. 2018, Kharouba et al. 2018, Guti\\uc0\\u233{}rrez and Wilson 2021, Samplonius et al. 2021)","plainCitation":"(Stefanescu et al. 2003, Harrington et al. 2007, Diamond et al. 2011, Bartomeus et al. 2011, Thackeray et al. 2016, Cohen et al. 2018, Kharouba et al. 2018, Gutiérrez and Wilson 2021, Samplonius et al. 2021)","noteIndex":0},"citationItems":[{"id":999,"uris":["http://zotero.org/users/8911623/items/3DMX895H"],"itemData":{"id":999,"type":"article-journal","abstract":"Phenological changes in response to climatic warming have been detected across a wide range of organisms. Butterflies stand out as one of the most popular groups of indicators of climatic change, given that, firstly, they are poikilothermic and, secondly, have been the subject of thorough monitoring programmes in several countries for a number of decades. Here we provide for the first time strong evidence of phenological change as a consequence of recent climatic warming in butterflies at a Spanish site in the northwest Mediterranean Basin. By means of the widely used Butterfly Monitoring Scheme methodology, three different phenological parameters were analysed for the most common species to test for trends over time and relationships with temperature and precipitation. Between 1988 and 2002, there was a tendency for earlier first appearance dates in all 17 butterfly species tested, and significant advances in mean flight dates in 8 out of 19 species. On the other hand, the shape of the curve of adult emergence did not show any regular pattern. These changes paralleled an increase of 1–1.5°C in mean February, March and June temperatures. Likewise, a correlation analysis indicated the strong negative effect of spring temperature on phenological parameters (i.e. higher temperatures tended to produce phenological advances), and the opposite effect of precipitation in certain months. In addition, there was some evidence to indicate that phenological responses may differ between taxonomic lineages or species with similar diets. We discuss the consequences that these changes may have on species' population abundances, especially given the expected increase in aridity in the Mediterranean Basin caused by current climatic warming. We predict that varying degrees of phenological flexibility may account for differences in species' responses and, for multivoltine species, predict strong selection favouring local seasonal adaptations such as diapause phenomena or migratory behaviour.","container-title":"Global Change Biology","DOI":"10.1046/j.1365-2486.2003.00682.x","ISSN":"1365-2486","issue":"10","language":"en","page":"1494-1506","source":"Wiley Online Library","title":"Effects of climatic change on the phenology of butterflies in the northwest Mediterranean Basin","volume":"9","author":[{"family":"Stefanescu","given":"Constantí"},{"family":"Peñuelas","given":"Josep"},{"family":"Filella","given":"Iolanda"}],"issued":{"date-parts":[["2003"]]},"citation-key":"stefanescu2003"}},{"id":458,"uris":["http://zotero.org/users/8911623/items/89636VM4"],"itemData":{"id":458,"type":"article-journal","abstract":"Aphids, because of their short generation time and low developmental threshold temperatures, are an insect group expected to respond particularly strongly to environmental changes. Forty years of standardized, daily data on the abundance of flying aphids have been brought together from countries throughout Europe, through the EU Thematic Network ‘EXAMINE’. Relationships between phenology, represented by date of first appearance in a year in a suction trap, of 29 aphid species and environmental data have been quantified using the residual maximum likelihood (REML) methodology. These relationships have been used with climate change scenario data to suggest plausible changes in aphid phenology. In general, the date of first record of aphid species in suction traps is expected to advance, the rate of advance varying with location and species, but averaging 8 days over the next 50 years. Strong relationships between aphid phenology and environmental variables have been found for many species, but they are notably weaker in species living all year on trees. Canonical variate analysis and principal coordinate analysis were used to determine ordinations of the 29 species on the basis of the presence/absence of explanatory variables in the REML models. There was strong discrimination between species with different life cycle strategies and between species feeding on herbs and trees, suggesting the possible value of trait-based groupings in predicting responses to environmental changes.","container-title":"Global Change Biology","DOI":"https://doi.org/10.1111/j.1365-2486.2007.01394.x","ISSN":"1365-2486","issue":"8","language":"en","page":"1550-1564","source":"Wiley Online Library","title":"Environmental change and the phenology of European aphids","volume":"13","author":[{"family":"Harrington","given":"Richard"},{"family":"Clark","given":"Suzanne J."},{"family":"Welham","given":"Sue J."},{"family":"Verrier","given":"Paul J."},{"family":"Denholm","given":"Colin H."},{"family":"Hullé","given":"Maurice"},{"family":"Maurice","given":"Damien"},{"family":"Rounsevell","given":"Mark D."},{"family":"Cocu","given":"Nadège"}],"issued":{"date-parts":[["2007"]]},"citation-key":"harringtonEnvironmentalChangePhenology2007"}},{"id":564,"uris":["http://zotero.org/users/8911623/items/JJIS82D5"],"itemData":{"id":564,"type":"article-journal","abstract":"How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B."}],"issued":{"date-parts":[["2011"]]},"citation-key":"diamond2011"}},{"id":6375,"uris":["http://zotero.org/users/8911623/items/376Q58L9"],"itemData":{"id":6375,"type":"article-journal","abstract":"The phenology of many ecological processes is modulated by temperature, making them potentially sensitive to climate change. Mutualistic interactions may be especially vulnerable because of the potential for phenological mismatching if the species involved do not respond similarly to changes in temperature. Here we present an analysis of climate-associated shifts in the phenology of wild bees, the most important pollinators worldwide, and compare these shifts to published studies of bee-pollinated plants over the same time period. We report that over the past 130 y, the phenology of 10 bee species from northeastern North America has advanced by a mean of 10.4 ± 1.3 d. Most of this advance has taken place since 1970, paralleling global temperature increases. When the best available data are used to estimate analogous rates of advance for plants, these rates are not distinguishable from those of bees, suggesting that bee emergence is keeping pace with shifts in host-plant flowering, at least among the generalist species that we investigated.","container-title":"Proceedings of the National Academy of Sciences","DOI":"10.1073/pnas.1115559108","issue":"51","note":"publisher: Proceedings of the National Academy of Sciences","page":"20645-20649","source":"pnas.org (Atypon)","title":"Climate-associated phenological advances in bee pollinators and bee-pollinated plants","volume":"108","author":[{"family":"Bartomeus","given":"Ignasi"},{"family":"Ascher","given":"John S."},{"family":"Wagner","given":"David"},{"family":"Danforth","given":"Bryan N."},{"family":"Colla","given":"Sheila"},{"family":"Kornbluth","given":"Sarah"},{"family":"Winfree","given":"Rachael"}],"issued":{"date-parts":[["2011",12,20]]},"citation-key":"bartomeus2011"}},{"id":553,"uris":["http://zotero.org/users/8911623/items/WK8H7FC4"],"itemData":{"id":553,"type":"article-journal","container-title":"Nature","DOI":"10.1038/nature18608","ISSN":"0028-0836, 1476-4687","issue":"7611","language":"en","page":"241-245","source":"Crossref","title":"Phenological sensitivity to climate across taxa and trophic levels","volume":"535","author":[{"family":"Thackeray","given":"Stephen J."},{"family":"Henrys","given":"Peter A."},{"family":"Hemming","given":"Deborah"},{"family":"Bell","given":"James R."},{"family":"Botham","given":"Marc S."},{"family":"Burthe","given":"Sarah"},{"family":"Helaouet","given":"Pierre"},{"family":"Johns","given":"David G."},{"family":"Jones","given":"Ian D."},{"family":"Leech","given":"David I."},{"family":"Mackay","given":"Eleanor B."},{"family":"Massimino","given":"Dario"},{"family":"Atkinson","given":"Sian"},{"family":"Bacon","given":"Philip J."},{"family":"Brereton","given":"Tom M."},{"family":"Carvalho","given":"Laurence"},{"family":"Clutton-Brock","given":"Tim H."},{"family":"Duck","given":"Callan"},{"family":"Edwards","given":"Martin"},{"family":"Elliott","given":"J. Malcolm"},{"family":"Hall","given":"Stephen J. G."},{"family":"Harrington","given":"Richard"},{"family":"Pearce-Higgins","given":"James W."},{"family":"Høye","given":"Toke T."},{"family":"Kruuk","given":"Loeske E. B."},{"family":"Pemberton","given":"Josephine M."},{"family":"Sparks","given":"Tim H."},{"family":"Thompson","given":"Paul M."},{"family":"White","given":"Ian"},{"family":"Winfield","given":"Ian J."},{"family":"Wanless","given":"Sarah"}],"issued":{"date-parts":[["2016",7]]},"citation-key":"thackeray2016"}},{"id":571,"uris":["http://zotero.org/users/8911623/items/VKWD9CTZ"],"itemData":{"id":571,"type":"article-journal","container-title":"Nature Climate Change","DOI":"10.1038/s41558-018-0067-3","ISSN":"1758-678X, 1758-6798","issue":"3","language":"en","page":"224-228","source":"Crossref","title":"A global synthesis of animal phenological responses to climate change","volume":"8","author":[{"family":"Cohen","given":"Jeremy M."},{"family":"Lajeunesse","given":"Marc J."},{"family":"Rohr","given":"Jason R."}],"issued":{"date-parts":[["2018",3]]},"citation-key":"cohen2018"}},{"id":566,"uris":["http://zotero.org/users/8911623/items/CFW7TTYJ"],"itemData":{"id":566,"type":"article-journal","container-title":"Proceedings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J."}],"issued":{"date-parts":[["2021"]]},"citation-key":"gutierrez2021"}},{"id":6366,"uris":["http://zotero.org/users/8911623/items/478DI45T"],"itemData":{"id":6366,"type":"article-journal","abstract":"Climate warming has caused the seasonal timing of many components of ecological food chains to advance. In the context of trophic interactions, the match–mismatch hypothesis postulates that differential shifts can lead to phenological asynchrony with negative impacts for consumers. However, at present there has been no consistent analysis of the links between temperature change, phenological asynchrony and individual-to-population-level impacts across taxa, trophic levels and biomes at a global scale. Here, we propose five criteria that all need to be met to demonstrate that temperature-mediated trophic asynchrony poses a growing risk to consumers. We conduct a literature review of 109 papers studying 129 taxa, and find that all five criteria are assessed for only two taxa, with the majority of taxa only having one or two criteria assessed. Crucially, nearly every study was conducted in Europe or North America, and most studies were on terrestrial secondary consumers. We thus lack a robust evidence base from which to draw general conclusions about the risk that climate-mediated trophic asynchrony may pose to populations worldwide.","container-title":"Nature Ecology &amp; Evolution","DOI":"10.1038/s41559-020-01357-0","ISSN":"2397-334X","issue":"2","journalAbbreviation":"Nat Ecol Evol","language":"en","license":"2020 Springer Nature Limited","note":"number: 2\npublisher: Nature Publishing Group","page":"155-164","source":"www.nature.com","title":"Strengthening the evidence base for temperature-mediated phenological asynchrony and its impacts","volume":"5","author":[{"family":"Samplonius","given":"Jelmer M."},{"family":"Atkinson","given":"Angus"},{"family":"Hassall","given":"Christopher"},{"family":"Keogan","given":"Katharine"},{"family":"Thackeray","given":"Stephen J."},{"family":"Assmann","given":"Jakob J."},{"family":"Burgess","given":"Malcolm D."},{"family":"Johansson","given":"Jacob"},{"family":"Macphie","given":"Kirsty H."},{"family":"Pearce-Higgins","given":"James W."},{"family":"Simmonds","given":"Emily G."},{"family":"Varpe","given":"Øystein"},{"family":"Weir","given":"Jamie C."},{"family":"Childs","given":"Dylan Z."},{"family":"Cole","given":"Ella F."},{"family":"Daunt","given":"Francis"},{"family":"Hart","given":"Tom"},{"family":"Lewis","given":"Owen T."},{"family":"Pettorelli","given":"Nathalie"},{"family":"Sheldon","given":"Ben C."},{"family":"Phillimore","given":"Albert B."}],"issued":{"date-parts":[["2021",2]]},"citation-key":"samplonius2021"}}],"schema":"https://github.com/citation-style-language/schema/raw/master/csl-citation.json"}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(Stefanescu et al. 2003, Harrington et al. 2007, Diamond et al. 2011, Bartomeus et al. 2011, Thackeray et al. 2016, Cohen et al. 2018, Kharouba et al. 2018, Gutiérrez and Wilson 2021, Samplonius et al. 2021)</w:t>
      </w:r>
      <w:r w:rsidR="00412F46" w:rsidRPr="0084756E">
        <w:rPr>
          <w:rFonts w:ascii="Times New Roman" w:hAnsi="Times New Roman" w:cs="Times New Roman"/>
        </w:rPr>
        <w:fldChar w:fldCharType="end"/>
      </w:r>
    </w:p>
    <w:p w14:paraId="6C4D5F01" w14:textId="30F25B64" w:rsidR="007D44D1" w:rsidRPr="0084756E" w:rsidRDefault="007D44D1" w:rsidP="000B6E5D">
      <w:pPr>
        <w:pStyle w:val="FirstParagraph"/>
        <w:spacing w:line="480" w:lineRule="auto"/>
        <w:rPr>
          <w:rFonts w:ascii="Times New Roman" w:hAnsi="Times New Roman" w:cs="Times New Roman"/>
        </w:rPr>
      </w:pPr>
      <w:r w:rsidRPr="0084756E">
        <w:rPr>
          <w:rFonts w:ascii="Times New Roman" w:hAnsi="Times New Roman" w:cs="Times New Roman"/>
        </w:rPr>
        <w:t xml:space="preserve">Insect herbivores categorized as crop pests are not an exception </w:t>
      </w:r>
      <w:r w:rsidR="00EC0878" w:rsidRPr="0084756E">
        <w:rPr>
          <w:rFonts w:ascii="Times New Roman" w:hAnsi="Times New Roman" w:cs="Times New Roman"/>
        </w:rPr>
        <w:t xml:space="preserve">to phenological </w:t>
      </w:r>
      <w:r w:rsidR="00412F46" w:rsidRPr="0084756E">
        <w:rPr>
          <w:rFonts w:ascii="Times New Roman" w:hAnsi="Times New Roman" w:cs="Times New Roman"/>
        </w:rPr>
        <w:t xml:space="preserve">responses to temperature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{"citationID":"0zf2mQ57","properties":{"formattedCitation":"(Bale et al. 2002)","plainCitation":"(Bale et al. 2002)","noteIndex":0},"citationItems":[{"id":268,"uris":["http://zotero.org/users/8911623/items/7I8CXQYX"],"itemData":{"id":268,"type":"article-journal","abstract":"This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term.","container-title":"Global Change Biology","DOI":"https://doi.org/10.1046/j.1365-2486.2002.00451.x","ISSN":"1365-2486","issue":"1","language":"en","page":"1-16","source":"Wiley Online Library","title":"Herbivory in global climate change research: direct effects of rising temperature on insect herbivores","title-short":"Herbivory in global climate change research","volume":"8","author":[{"family":"Bale","given":"Jeffery S."},{"family":"Masters","given":"Gregory J."},{"family":"Hodkinson","given":"Ian D."},{"family":"Awmack","given":"Caroline"},{"family":"Bezemer","given":"T. Martijn"},{"family":"Brown","given":"Valerie K."},{"family":"Butterfield","given":"Jennifer"},{"family":"Buse","given":"Alan"},{"family":"Coulson","given":"John C."},{"family":"Farrar","given":"John"},{"family":"Good","given":"John E. G."},{"family":"Harrington","given":"Richard"},{"family":"Hartley","given":"Susane"},{"family":"Jones","given":"T. Hefin"},{"family":"Lindroth","given":"Richard L."},{"family":"Press","given":"Malcolm C."},{"family":"Symrnioudis","given":"Ilias"},{"family":"Watt","given":"Allan D."},{"family":"Whittaker","given":"John B."}],"issued":{"date-parts":[["2002"]]},"citation-key":"baleHerbivoryGlobalClimate2002"}}],"schema":"https://github.com/citation-style-language/schema/raw/master/csl-citation.json"}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(Bale et al. 2002)</w:t>
      </w:r>
      <w:r w:rsidR="00412F46" w:rsidRPr="0084756E">
        <w:rPr>
          <w:rFonts w:ascii="Times New Roman" w:hAnsi="Times New Roman" w:cs="Times New Roman"/>
        </w:rPr>
        <w:fldChar w:fldCharType="end"/>
      </w:r>
      <w:r w:rsidRPr="0084756E">
        <w:rPr>
          <w:rFonts w:ascii="Times New Roman" w:hAnsi="Times New Roman" w:cs="Times New Roman"/>
        </w:rPr>
        <w:t>. They have already advanced their seasonal emergence</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{"citationID":"iCqWzAQG","properties":{"formattedCitation":"(Reineke and Thi\\uc0\\u233{}ry 2016)","plainCitation":"(Reineke and Thiéry 2016)","noteIndex":0},"citationItems":[{"id":1363,"uris":["http://zotero.org/users/8911623/items/SQ343FV5"],"itemData":{"id":1363,"type":"article-journal","abstract":"We review direct and indirect effects of climate change on both the grapevine plant as a host for phytophagous insects, as well as on grape insect pests, their natural enemies and corresponding future grape plant protection strategies. Phenology, voltinism and distribution ranges are well known traits of many arthropods influenced by temperature as the key abiotic factor and thus by current and future climate change scenarios. Case studies of grapevine pests based on data from three decades point to clear changes in phenology of grape berry moths, shifts in distribution ranges of leafhoppers as vectors of grapevine diseases and range expansion of grapevine mealybugs. These case studies also illustrate the need to include data on putatively changed tri-trophic interactions in vineyards when predicting impacts of climate change on grapevine pest insects. Hence, future pest management strategies should be based on a sound set of field data obtained for both pests and antagonists under changed abiotic conditions, which can also build the basis for refining and extending currently existing models for forecasting population levels of respective insect pests.","container-title":"Journal of Pest Science","DOI":"10.1007/s10340-016-0761-8","ISSN":"1612-4766","issue":"2","journalAbbreviation":"J Pest Sci","language":"en","page":"313-328","source":"Springer Link","title":"Grapevine insect pests and their natural enemies in the age of global warming","volume":"89","author":[{"family":"Reineke","given":"Annette"},{"family":"Thiéry","given":"Denis"}],"issued":{"date-parts":[["2016",6,1]]},"citation-key":"reineke2016"}}],"schema":"https://github.com/citation-style-language/schema/raw/master/csl-citation.json"}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(Reineke and Thiéry 2016)</w:t>
      </w:r>
      <w:r w:rsidR="00412F46" w:rsidRPr="0084756E">
        <w:rPr>
          <w:rFonts w:ascii="Times New Roman" w:hAnsi="Times New Roman" w:cs="Times New Roman"/>
        </w:rPr>
        <w:fldChar w:fldCharType="end"/>
      </w:r>
      <w:r w:rsidRPr="0084756E">
        <w:rPr>
          <w:rFonts w:ascii="Times New Roman" w:hAnsi="Times New Roman" w:cs="Times New Roman"/>
        </w:rPr>
        <w:t xml:space="preserve"> and increased their voltinism—i.e., the number of generations they undergo within a year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{"citationID":"1WAs93os","properties":{"formattedCitation":"(Altermatt 2010)","plainCitation":"(Altermatt 2010)","noteIndex":0},"citationItems":[{"id":1507,"uris":["http://zotero.org/users/8911623/items/TLG7H29Q"],"itemData":{"id":1507,"type":"article-journal","abstract":"Climate change is altering geographical ranges, population dynamics and phenologies of many organisms. For ectotherms, increased ambient temperatures frequently have direct consequences for metabolic rates, activity patterns and developmental rates. Consequently, in many insect species both an earlier beginning and prolongation of seasonal duration occurred in parallel with recent global warming. However, from an ecological and evolutionary perspective, the number of generations (voltinism) and investment into each generation may be even more important than seasonality, since an additional generation per unit time may accelerate population growth or adaptation. Using a dataset extending back to the mid-nineteenth century, I report changes in the voltinism of butterfly and moth species of Central Europe. A significant proportion of 263 multi-voltine species showed augmented frequency of second and subsequent generations relative to the first generation in a warm period since 1980, and 44 species even increased the number of generations after 1980. Expected ecological consequences are diverse. Since multi-voltinism has been linked to insect outbreaks they include an increase in the abundance of herbivorous pests of agriculture and forestry. However, disruption of the developmental synchrony associated with multi-voltinism and host plant phenology may also reduce fitness, potentially having unexpected consequences for species of conservation concern. The ability of species to adapt evolutionarily to a changing environment may be facilitated by increased voltinism.","container-title":"Proceedings of the Royal Society B: Biological Sciences","DOI":"10.1098/rspb.2009.1910","issue":"1685","note":"publisher: Royal Society","page":"1281-1287","source":"royalsocietypublishing.org (Atypon)","title":"Climatic warming increases voltinism in European butterflies and moths","volume":"277","author":[{"family":"Altermatt","given":"Florian"}],"issued":{"date-parts":[["2010",4,22]]},"citation-key":"altermattClimaticWarmingIncreases2010"}}],"schema":"https://github.com/citation-style-language/schema/raw/master/csl-citation.json"}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(Altermatt 2010)</w:t>
      </w:r>
      <w:r w:rsidR="00412F46" w:rsidRPr="0084756E">
        <w:rPr>
          <w:rFonts w:ascii="Times New Roman" w:hAnsi="Times New Roman" w:cs="Times New Roman"/>
        </w:rPr>
        <w:fldChar w:fldCharType="end"/>
      </w:r>
      <w:r w:rsidR="000B6E5D" w:rsidRPr="0084756E">
        <w:rPr>
          <w:rFonts w:ascii="Times New Roman" w:hAnsi="Times New Roman" w:cs="Times New Roman"/>
        </w:rPr>
        <w:t>—</w:t>
      </w:r>
      <w:r w:rsidR="00412F46" w:rsidRPr="0084756E">
        <w:rPr>
          <w:rFonts w:ascii="Times New Roman" w:hAnsi="Times New Roman" w:cs="Times New Roman"/>
        </w:rPr>
        <w:t xml:space="preserve"> </w:t>
      </w:r>
      <w:r w:rsidRPr="0084756E">
        <w:rPr>
          <w:rFonts w:ascii="Times New Roman" w:hAnsi="Times New Roman" w:cs="Times New Roman"/>
        </w:rPr>
        <w:t>in response to warming. For multivoltine insects —as is the case of most important crop pests— phenological advancements enable the completion of additional generations within a year, potentially enhancing their fitness</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{"citationID":"zJeuf2zv","properties":{"formattedCitation":"(Buckley et al. 2017)","plainCitation":"(Buckley et al. 2017)","noteIndex":0},"citationItems":[{"id":955,"uris":["http://zotero.org/users/8911623/items/7QXNBV3U"],"itemData":{"id":955,"type":"article-journal","container-title":"Integrative and Comparative Biology","DOI":"10.1093/icb/icx032","ISSN":"1540-7063, 1557-7023","issue":"5","language":"en","note":"50 citations (Crossref) [2024-05-24]","page":"988-998","source":"Crossref","title":"Insect Development, Thermal Plasticity and Fitness Implications in Changing, Seasonal Environments","volume":"57","author":[{"family":"Buckley","given":"Lauren B"},{"family":"Arakaki","given":"Andrew J"},{"family":"Cannistra","given":"Anthony F"},{"family":"Kharouba","given":"Heather M"},{"family":"Kingsolver","given":"Joel G"}],"issued":{"date-parts":[["2017",11,1]]},"citation-key":"buckley2017"}}],"schema":"https://github.com/citation-style-language/schema/raw/master/csl-citation.json"}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(Buckley et al. 2017)</w:t>
      </w:r>
      <w:r w:rsidR="00412F46" w:rsidRPr="0084756E">
        <w:rPr>
          <w:rFonts w:ascii="Times New Roman" w:hAnsi="Times New Roman" w:cs="Times New Roman"/>
        </w:rPr>
        <w:fldChar w:fldCharType="end"/>
      </w:r>
      <w:r w:rsidRPr="0084756E">
        <w:rPr>
          <w:rFonts w:ascii="Times New Roman" w:hAnsi="Times New Roman" w:cs="Times New Roman"/>
        </w:rPr>
        <w:t>. Put simply, these genotypes would reproduce more frequently within the same year, which can have subsequent negative effects on plants</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{"citationID":"TwPd4ToY","properties":{"formattedCitation":"(Altermatt 2010, Forrest 2016, Greiser et al. 2022)","plainCitation":"(Altermatt 2010, Forrest 2016, Greiser et al. 2022)","noteIndex":0},"citationItems":[{"id":1507,"uris":["http://zotero.org/users/8911623/items/TLG7H29Q"],"itemData":{"id":1507,"type":"article-journal","abstract":"Climate change is altering geographical ranges, population dynamics and phenologies of many organisms. For ectotherms, increased ambient temperatures frequently have direct consequences for metabolic rates, activity patterns and developmental rates. Consequently, in many insect species both an earlier beginning and prolongation of seasonal duration occurred in parallel with recent global warming. However, from an ecological and evolutionary perspective, the number of generations (voltinism) and investment into each generation may be even more important than seasonality, since an additional generation per unit time may accelerate population growth or adaptation. Using a dataset extending back to the mid-nineteenth century, I report changes in the voltinism of butterfly and moth species of Central Europe. A significant proportion of 263 multi-voltine species showed augmented frequency of second and subsequent generations relative to the first generation in a warm period since 1980, and 44 species even increased the number of generations after 1980. Expected ecological consequences are diverse. Since multi-voltinism has been linked to insect outbreaks they include an increase in the abundance of herbivorous pests of agriculture and forestry. However, disruption of the developmental synchrony associated with multi-voltinism and host plant phenology may also reduce fitness, potentially having unexpected consequences for species of conservation concern. The ability of species to adapt evolutionarily to a changing environment may be facilitated by increased voltinism.","container-title":"Proceedings of the Royal Society B: Biological Sciences","DOI":"10.1098/rspb.2009.1910","issue":"1685","note":"publisher: Royal Society","page":"1281-1287","source":"royalsocietypublishing.org (Atypon)","title":"Climatic warming increases voltinism in European butterflies and moths","volume":"277","author":[{"family":"Altermatt","given":"Florian"}],"issued":{"date-parts":[["2010",4,22]]},"citation-key":"altermattClimaticWarmingIncreases2010"}},{"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(Altermatt 2010, Forrest 2016, Greiser et al. 2022)</w:t>
      </w:r>
      <w:r w:rsidR="00412F46" w:rsidRPr="0084756E">
        <w:rPr>
          <w:rFonts w:ascii="Times New Roman" w:hAnsi="Times New Roman" w:cs="Times New Roman"/>
        </w:rPr>
        <w:fldChar w:fldCharType="end"/>
      </w:r>
      <w:r w:rsidR="00412F46" w:rsidRPr="0084756E">
        <w:rPr>
          <w:rFonts w:ascii="Times New Roman" w:hAnsi="Times New Roman" w:cs="Times New Roman"/>
        </w:rPr>
        <w:t xml:space="preserve">. </w:t>
      </w:r>
      <w:r w:rsidRPr="003D34C4">
        <w:rPr>
          <w:rFonts w:ascii="Times New Roman" w:hAnsi="Times New Roman" w:cs="Times New Roman"/>
          <w:highlight w:val="green"/>
        </w:rPr>
        <w:t>However, increases in development are not always positive for species and may result in maladaptive strategies</w:t>
      </w:r>
      <w:r w:rsidR="00412F46" w:rsidRPr="003D34C4">
        <w:rPr>
          <w:rFonts w:ascii="Times New Roman" w:hAnsi="Times New Roman" w:cs="Times New Roman"/>
          <w:highlight w:val="green"/>
        </w:rPr>
        <w:t xml:space="preserve"> </w:t>
      </w:r>
      <w:r w:rsidR="00FB79EC" w:rsidRPr="003D34C4">
        <w:rPr>
          <w:rFonts w:ascii="Times New Roman" w:hAnsi="Times New Roman" w:cs="Times New Roman"/>
          <w:highlight w:val="green"/>
        </w:rPr>
        <w:t xml:space="preserve">due to the “lost generation hypothesis” —i.e., a warming-induced avoidance of diapause induction that expose the subsequent generation to unfavorable conditions leading to high mortality </w:t>
      </w:r>
      <w:r w:rsidR="00FB79EC" w:rsidRPr="003D34C4">
        <w:rPr>
          <w:rFonts w:ascii="Times New Roman" w:hAnsi="Times New Roman" w:cs="Times New Roman"/>
          <w:highlight w:val="green"/>
        </w:rPr>
        <w:fldChar w:fldCharType="begin"/>
      </w:r>
      <w:r w:rsidR="00FB79EC" w:rsidRPr="003D34C4">
        <w:rPr>
          <w:rFonts w:ascii="Times New Roman" w:hAnsi="Times New Roman" w:cs="Times New Roman"/>
          <w:highlight w:val="green"/>
        </w:rPr>
        <w:instrText xml:space="preserve"> ADDIN ZOTERO_ITEM CSL_CITATION {"citationID":"G44PWT3P","properties":{"formattedCitation":"(Van Dyck et al. 2015)","plainCitation":"(Van Dyck et al. 2015)","noteIndex":0},"citationItems":[{"id":4682,"uris":["http://zotero.org/users/8911623/items/P95QDFNG"],"itemData":{"id":4682,"type":"article-journal","abstract":"Climate warming affects the rate and timing of the development in ectothermic organisms. Short-living, ectothermic organisms (including many insects) showing thermal plasticity in life-cycle regulation could, for example, increase the number of generations per year under warmer conditions. However, changed phenology may challenge the way organisms in temperate climates deal with the available thermal time window at the end of summer. Although adaptive plasticity is widely assumed in multivoltine organisms, rapid environmental change could distort the quality of information given by environmental cues that organisms use to make developmental decisions. Developmental traps are scenarios in which rapid environmental change triggers organisms to pursue maladaptive developmental pathways. This occurs because organisms must rely upon current environmental cues to predict future environmental conditions and corresponds to a novel case of ecological or evolutionary traps. Examples of introduced, invasive species are congruent with this hypothesis. Based on preliminary experiments, we argue that the dramatic declines of the wall brown Lasiommata megera in northwestern Europe may be an example of a developmental trap. This formerly widespread, bivoltine (or even multivoltine) butterfly has become a conundrum to conservationist biologists. A split-brood field experiment with L. megera indeed suggests issues with life-cycle regulation decisions at the end of summer. In areas where the species went extinct recently, 100% of the individuals developed directly into a third generation without larval diapause, whereas only 42.5% did so in the areas where the species still occurs. Under unfavourable autumn conditions, the attempted third generation will result in high mortality and eventually a lost or ‘suicidal’ third generation in this insect with non-overlapping, discrete generations. We discuss the idea of a developmental trap within an integrated framework for assessing the vulnerability of species to climate change.","container-title":"Oikos","DOI":"10.1111/oik.02066","ISSN":"1600-0706","issue":"1","language":"en","note":"_eprint: https://onlinelibrary.wiley.com/doi/pdf/10.1111/oik.02066","page":"54-61","source":"Wiley Online Library","title":"The lost generation hypothesis: could climate change drive ectotherms into a developmental trap?","title-short":"The lost generation hypothesis","volume":"124","author":[{"family":"Van Dyck","given":"Hans"},{"family":"Bonte","given":"Dries"},{"family":"Puls","given":"Rik"},{"family":"Gotthard","given":"Karl"},{"family":"Maes","given":"Dirk"}],"issued":{"date-parts":[["2015"]]},"citation-key":"vandyck2015"}}],"schema":"https://github.com/citation-style-language/schema/raw/master/csl-citation.json"} </w:instrText>
      </w:r>
      <w:r w:rsidR="00FB79EC" w:rsidRPr="003D34C4">
        <w:rPr>
          <w:rFonts w:ascii="Times New Roman" w:hAnsi="Times New Roman" w:cs="Times New Roman"/>
          <w:highlight w:val="green"/>
        </w:rPr>
        <w:fldChar w:fldCharType="separate"/>
      </w:r>
      <w:r w:rsidR="00FB79EC" w:rsidRPr="003D34C4">
        <w:rPr>
          <w:rFonts w:ascii="Times New Roman" w:hAnsi="Times New Roman" w:cs="Times New Roman"/>
          <w:highlight w:val="green"/>
        </w:rPr>
        <w:t>(Van Dyck et al. 2015)</w:t>
      </w:r>
      <w:r w:rsidR="00FB79EC" w:rsidRPr="003D34C4">
        <w:rPr>
          <w:rFonts w:ascii="Times New Roman" w:hAnsi="Times New Roman" w:cs="Times New Roman"/>
          <w:highlight w:val="green"/>
        </w:rPr>
        <w:fldChar w:fldCharType="end"/>
      </w:r>
      <w:r w:rsidR="00FB79EC" w:rsidRPr="003D34C4">
        <w:rPr>
          <w:rFonts w:ascii="Times New Roman" w:hAnsi="Times New Roman" w:cs="Times New Roman"/>
          <w:highlight w:val="green"/>
        </w:rPr>
        <w:t>.</w:t>
      </w:r>
      <w:r w:rsidR="003D34C4">
        <w:rPr>
          <w:rFonts w:ascii="Times New Roman" w:hAnsi="Times New Roman" w:cs="Times New Roman"/>
        </w:rPr>
        <w:t xml:space="preserve"> </w:t>
      </w:r>
      <w:r w:rsidR="008A6E20" w:rsidRPr="00011EBC">
        <w:rPr>
          <w:rFonts w:ascii="Times New Roman" w:hAnsi="Times New Roman" w:cs="Times New Roman"/>
          <w:highlight w:val="green"/>
        </w:rPr>
        <w:t>Th</w:t>
      </w:r>
      <w:r w:rsidR="00011EBC" w:rsidRPr="00011EBC">
        <w:rPr>
          <w:rFonts w:ascii="Times New Roman" w:hAnsi="Times New Roman" w:cs="Times New Roman"/>
          <w:highlight w:val="green"/>
        </w:rPr>
        <w:t>at</w:t>
      </w:r>
      <w:r w:rsidR="008A6E20" w:rsidRPr="00011EBC">
        <w:rPr>
          <w:rFonts w:ascii="Times New Roman" w:hAnsi="Times New Roman" w:cs="Times New Roman"/>
          <w:highlight w:val="green"/>
        </w:rPr>
        <w:t xml:space="preserve"> is</w:t>
      </w:r>
      <w:r w:rsidRPr="0084756E">
        <w:rPr>
          <w:rFonts w:ascii="Times New Roman" w:hAnsi="Times New Roman" w:cs="Times New Roman"/>
        </w:rPr>
        <w:t xml:space="preserve">, </w:t>
      </w:r>
      <w:r w:rsidR="0038606E" w:rsidRPr="0084756E">
        <w:rPr>
          <w:rFonts w:ascii="Times New Roman" w:hAnsi="Times New Roman" w:cs="Times New Roman"/>
        </w:rPr>
        <w:t xml:space="preserve">in </w:t>
      </w:r>
      <w:r w:rsidR="00547FB5" w:rsidRPr="0084756E">
        <w:rPr>
          <w:rFonts w:ascii="Times New Roman" w:hAnsi="Times New Roman" w:cs="Times New Roman"/>
        </w:rPr>
        <w:t xml:space="preserve">certain </w:t>
      </w:r>
      <w:r w:rsidR="0038606E" w:rsidRPr="0084756E">
        <w:rPr>
          <w:rFonts w:ascii="Times New Roman" w:hAnsi="Times New Roman" w:cs="Times New Roman"/>
        </w:rPr>
        <w:t xml:space="preserve">pest species and regions </w:t>
      </w:r>
      <w:r w:rsidR="00547FB5" w:rsidRPr="0084756E">
        <w:rPr>
          <w:rFonts w:ascii="Times New Roman" w:hAnsi="Times New Roman" w:cs="Times New Roman"/>
        </w:rPr>
        <w:t xml:space="preserve">warming can lead to </w:t>
      </w:r>
      <w:r w:rsidR="00F63A58" w:rsidRPr="0084756E">
        <w:rPr>
          <w:rFonts w:ascii="Times New Roman" w:hAnsi="Times New Roman" w:cs="Times New Roman"/>
        </w:rPr>
        <w:t xml:space="preserve">decreased fitness too </w:t>
      </w:r>
      <w:r w:rsidR="00412F4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{"citationID":"M4W2FZzj","properties":{"formattedCitation":"(Iler et al. 2021)","plainCitation":"(Iler et al. 2021)","dontUpdate":true,"noteIndex":0},"citationItems":[{"id":5023,"uris":["http://zotero.org/users/8911623/items/R5N29H8N"],"itemData":{"id":5023,"type":"article-journal","abstract":"When a phenological shift affects a demographic vital rate such as survival or reproduction, the altered vital rate may or may not have population-level consequences. We review the evidence that climate change affects populations by shifting species’ phenologies, emphasizing the importance of demographic life-history theory. We find many examples of phenological shifts having both positive and negative consequences for vital rates. Yet, few studies link phenological shifts to changes in vital rates known to drive population dynamics, especially in plants. When this link is made, results are largely consistent with life-history theory: Phenological shifts have population-level consequences when they affect survival in longer-lived organisms and reproduction in shorter-lived organisms. However, there are just as many cases in which demographic mechanisms buffer population growth from phenologically induced changes in vital rates. We provide recommendations for future research aiming to understand the complex relationships among climate, phenology, and demography, which will help to elucidate the extent to which phenological shifts actually alter population persistence.","container-title":"Annual Review of Ecology, Evolution, and Systematics","DOI":"10.1146/annurev-ecolsys-011921-032939","issue":"1","note":"_eprint: https://doi.org/10.1146/annurev-ecolsys-011921-032939","page":"221-245","source":"Annual Reviews","title":"Demographic Consequences of Phenological Shifts in Response to Climate Change","volume":"52","author":[{"family":"Iler","given":"Amy M."},{"family":"CaraDonna","given":"Paul J."},{"family":"Forrest","given":"Jessica R.K."},{"family":"Post","given":"Eric"}],"issued":{"date-parts":[["2021"]]},"citation-key":"iler2021"}}],"schema":"https://github.com/citation-style-language/schema/raw/master/csl-citation.json"}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w:t>
      </w:r>
      <w:r w:rsidR="00547FB5" w:rsidRPr="0084756E">
        <w:rPr>
          <w:rFonts w:ascii="Times New Roman" w:hAnsi="Times New Roman" w:cs="Times New Roman"/>
        </w:rPr>
        <w:t xml:space="preserve">e.g., </w:t>
      </w:r>
      <w:r w:rsidR="00412F46" w:rsidRPr="0084756E">
        <w:rPr>
          <w:rFonts w:ascii="Times New Roman" w:hAnsi="Times New Roman" w:cs="Times New Roman"/>
        </w:rPr>
        <w:t>Iler et al. 2021)</w:t>
      </w:r>
      <w:r w:rsidR="00412F46" w:rsidRPr="0084756E">
        <w:rPr>
          <w:rFonts w:ascii="Times New Roman" w:hAnsi="Times New Roman" w:cs="Times New Roman"/>
        </w:rPr>
        <w:fldChar w:fldCharType="end"/>
      </w:r>
      <w:r w:rsidRPr="0084756E">
        <w:rPr>
          <w:rFonts w:ascii="Times New Roman" w:hAnsi="Times New Roman" w:cs="Times New Roman"/>
        </w:rPr>
        <w:t xml:space="preserve">. </w:t>
      </w:r>
    </w:p>
    <w:p w14:paraId="75CD8BF4" w14:textId="1AD7B45E" w:rsidR="009023A0" w:rsidRPr="0084756E" w:rsidRDefault="009023A0"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Phenological forecasts may help to better anticipate the timing and location of potential pest outbreaks aiding both targeted application of pest management strategies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{"citationID":"oWtWzHMu","properties":{"formattedCitation":"(Tonnang et al. 2017)","plainCitation":"(Tonnang et al. 2017)","noteIndex":0},"citationItems":[{"id":5869,"uris":["http://zotero.org/users/8911623/items/88T2P33D"],"itemData":{"id":5869,"type":"article-journal","abstract":"A wide range of insects affect crop production and cause considerable yield losses. Difficulties reside on the development and adaptation of adequate strategies to predict insect pests for their timely management to ensure enhanced agricultural production. Several conceptual modelling frameworks have been proposed, and the choice of an approach depends largely on the objective of the model and the availability of data. This paper presents a summary of decades of advances in insect population dynamics, phenology models, distribution and risk mapping. Existing challenges on the modelling of insects are listed; followed by innovations in the field. New approaches include artificial neural networks, cellular automata (CA) coupled with fuzzy logic (FL), fractal, multi-fractal, percolation, synchronization and individual/agent-based approaches. A concept for assessing climate change impacts and providing adaptation options for agricultural pest management independently of the United Nations Intergovernmental Panel on Climate Change (IPCC) emission scenarios is suggested. A framework for estimating losses and optimizing yields within crop production system is proposed and a summary on modelling the economic impact of pests control is presented. The assessment shows that the majority of known insect modelling approaches are not holistic; they only concentrate on a single component of the system, i.e. the pest, rather than the whole crop production system. We suggest system thinking as a possible approach for linking crop, pest, and environmental conditions to provide a more comprehensive assessment of agricultural crop production.","container-title":"Ecological Modelling","DOI":"10.1016/j.ecolmodel.2017.03.015","ISSN":"0304-3800","journalAbbreviation":"Ecological Modelling","language":"en","page":"88-103","source":"ScienceDirect","title":"Advances in crop insect modelling methods—Towards a whole system approach","volume":"354","author":[{"family":"Tonnang","given":"Henri E. Z."},{"family":"Hervé","given":"Bisseleua D. B."},{"family":"Biber-Freudenberger","given":"Lisa"},{"family":"Salifu","given":"Daisy"},{"family":"Subramanian","given":"Sevgan"},{"family":"Ngowi","given":"Valentine B."},{"family":"Guimapi","given":"Ritter Y. A."},{"family":"Anani","given":"Bruce"},{"family":"Kakmeni","given":"Francois M. M."},{"family":"Affognon","given":"Hippolyte"},{"family":"Niassy","given":"Saliou"},{"family":"Landmann","given":"Tobias"},{"family":"Ndjomatchoua","given":"Frank T."},{"family":"Pedro","given":"Sansao A."},{"family":"Johansson","given":"Tino"},{"family":"Tanga","given":"Chrysantus M."},{"family":"Nana","given":"Paulin"},{"family":"Fiaboe","given":"Komi M."},{"family":"Mohamed","given":"Samira F."},{"family":"Maniania","given":"Nguya K."},{"family":"Nedorezov","given":"Lev V."},{"family":"Ekesi","given":"Sunday"},{"family":"Borgemeister","given":"Christian"}],"issued":{"date-parts":[["2017",6,24]]},"citation-key":"tonnang2017b"}}],"schema":"https://github.com/citation-style-language/schema/raw/master/csl-citation.json"}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(Tonnang et al. 2017)</w:t>
      </w:r>
      <w:r w:rsidR="00412F46" w:rsidRPr="0084756E">
        <w:rPr>
          <w:rFonts w:ascii="Times New Roman" w:hAnsi="Times New Roman" w:cs="Times New Roman"/>
        </w:rPr>
        <w:fldChar w:fldCharType="end"/>
      </w:r>
      <w:r w:rsidR="00412F46" w:rsidRPr="0084756E">
        <w:rPr>
          <w:rFonts w:ascii="Times New Roman" w:hAnsi="Times New Roman" w:cs="Times New Roman"/>
        </w:rPr>
        <w:t xml:space="preserve"> </w:t>
      </w:r>
      <w:r w:rsidRPr="0084756E">
        <w:rPr>
          <w:rFonts w:ascii="Times New Roman" w:hAnsi="Times New Roman" w:cs="Times New Roman"/>
        </w:rPr>
        <w:t>and reducing undesired impacts of pesticide on insect biodiversity</w:t>
      </w:r>
      <w:r w:rsidR="00412F46" w:rsidRPr="0084756E">
        <w:rPr>
          <w:rFonts w:ascii="Times New Roman" w:hAnsi="Times New Roman" w:cs="Times New Roman"/>
        </w:rPr>
        <w:t xml:space="preserve"> </w:t>
      </w:r>
      <w:r w:rsidR="00412F46" w:rsidRPr="0084756E">
        <w:rPr>
          <w:rFonts w:ascii="Times New Roman" w:hAnsi="Times New Roman" w:cs="Times New Roman"/>
        </w:rPr>
        <w:fldChar w:fldCharType="begin"/>
      </w:r>
      <w:r w:rsidR="00412F46" w:rsidRPr="0084756E">
        <w:rPr>
          <w:rFonts w:ascii="Times New Roman" w:hAnsi="Times New Roman" w:cs="Times New Roman"/>
        </w:rPr>
        <w:instrText xml:space="preserve"> ADDIN ZOTERO_ITEM CSL_CITATION {"citationID":"sAtu3pjZ","properties":{"formattedCitation":"(Harvey et al. 2023)","plainCitation":"(Harvey et al. 2023)","noteIndex":0},"citationItems":[{"id":4393,"uris":["http://zotero.org/users/8911623/items/IBXCZ8AD"],"itemData":{"id":4393,"type":"article-journal","abstract":"Climate warming is considered to be among the most serious of anthropogenic stresses to the environment, because it not only has direct effects on biodiversity, but it also exacerbates the harmful effects of other human-mediated threats. The associated consequences are potentially severe, particularly in terms of threats to species preservation, as well as in the preservation of an array of ecosystem services provided by biodiversity. Among the most affected groups of animals are insects—central components of many ecosystems—for which climate change has pervasive effects from individuals to communities. In this contribution to the scientists' warning series, we summarize the effect of the gradual global surface temperature increase on insects, in terms of physiology, behavior, phenology, distribution, and species interactions, as well as the effect of increased frequency and duration of extreme events such as hot and cold spells, fires, droughts, and floods on these parameters. We warn that, if no action is taken to better understand and reduce the action of climate change on insects, we will drastically reduce our ability to build a sustainable future based on healthy, functional ecosystems. We discuss perspectives on relevant ways to conserve insects in the face of climate change, and we offer several key recommendations on management approaches that can be adopted, on policies that should be pursued, and on the involvement of the general public in the protection effort.","container-title":"Ecological Monographs","DOI":"10.1002/ecm.1553","ISSN":"1557-7015","issue":"1","language":"en","note":"_eprint: https://onlinelibrary.wiley.com/doi/pdf/10.1002/ecm.1553","page":"e1553","source":"Wiley Online Library","title":"Scientists' warning on climate change and insects","volume":"93","author":[{"family":"Harvey","given":"Jeffrey A."},{"family":"Tougeron","given":"Kévin"},{"family":"Gols","given":"Rieta"},{"family":"Heinen","given":"Robin"},{"family":"Abarca","given":"Mariana"},{"family":"Abram","given":"Paul K."},{"family":"Basset","given":"Yves"},{"family":"Berg","given":"Matty"},{"family":"Boggs","given":"Carol"},{"family":"Brodeur","given":"Jacques"},{"family":"Cardoso","given":"Pedro"},{"family":"Boer","given":"Jetske G.","non-dropping-particle":"de"},{"family":"De Snoo","given":"Geert R."},{"family":"Deacon","given":"Charl"},{"family":"Dell","given":"Jane E."},{"family":"Desneux","given":"Nicolas"},{"family":"Dillon","given":"Michael E."},{"family":"Duffy","given":"Grant A."},{"family":"Dyer","given":"Lee A."},{"family":"Ellers","given":"Jacintha"},{"family":"Espíndola","given":"Anahí"},{"family":"Fordyce","given":"James"},{"family":"Forister","given":"Matthew L."},{"family":"Fukushima","given":"Caroline"},{"family":"Gage","given":"Matthew J. G."},{"family":"García-Robledo","given":"Carlos"},{"family":"Gely","given":"Claire"},{"family":"Gobbi","given":"Mauro"},{"family":"Hallmann","given":"Caspar"},{"family":"Hance","given":"Thierry"},{"family":"Harte","given":"John"},{"family":"Hochkirch","given":"Axel"},{"family":"Hof","given":"Christian"},{"family":"Hoffmann","given":"Ary A."},{"family":"Kingsolver","given":"Joel G."},{"family":"Lamarre","given":"Greg P. A."},{"family":"Laurance","given":"William F."},{"family":"Lavandero","given":"Blas"},{"family":"Leather","given":"Simon R."},{"family":"Lehmann","given":"Philipp"},{"family":"Le Lann","given":"Cécile"},{"family":"López-Uribe","given":"Margarita M."},{"family":"Ma","given":"Chun-Sen"},{"family":"Ma","given":"Gang"},{"family":"Moiroux","given":"Joffrey"},{"family":"Monticelli","given":"Lucie"},{"family":"Nice","given":"Chris"},{"family":"Ode","given":"Paul J."},{"family":"Pincebourde","given":"Sylvain"},{"family":"Ripple","given":"William J."},{"family":"Rowe","given":"Melissah"},{"family":"Samways","given":"Michael J."},{"family":"Sentis","given":"Arnaud"},{"family":"Shah","given":"Alisha A."},{"family":"Stork","given":"Nigel"},{"family":"Terblanche","given":"John S."},{"family":"Thakur","given":"Madhav P."},{"family":"Thomas","given":"Matthew B."},{"family":"Tylianakis","given":"Jason M."},{"family":"Van Baaren","given":"Joan"},{"family":"Van de Pol","given":"Martijn"},{"family":"Van der Putten","given":"Wim H."},{"family":"Van Dyck","given":"Hans"},{"family":"Verberk","given":"Wilco C. E. P."},{"family":"Wagner","given":"David L."},{"family":"Weisser","given":"Wolfgang W."},{"family":"Wetzel","given":"William C."},{"family":"Woods","given":"H. Arthur"},{"family":"Wyckhuys","given":"Kris A. G."},{"family":"Chown","given":"Steven L."}],"issued":{"date-parts":[["2023"]]},"citation-key":"harvey2023"}}],"schema":"https://github.com/citation-style-language/schema/raw/master/csl-citation.json"}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(Harvey et al. 2023)</w:t>
      </w:r>
      <w:r w:rsidR="00412F46" w:rsidRPr="0084756E">
        <w:rPr>
          <w:rFonts w:ascii="Times New Roman" w:hAnsi="Times New Roman" w:cs="Times New Roman"/>
        </w:rPr>
        <w:fldChar w:fldCharType="end"/>
      </w:r>
      <w:r w:rsidRPr="0084756E">
        <w:rPr>
          <w:rFonts w:ascii="Times New Roman" w:hAnsi="Times New Roman" w:cs="Times New Roman"/>
        </w:rPr>
        <w:t xml:space="preserve">. Yet, even </w:t>
      </w:r>
      <w:r w:rsidR="003D34C4" w:rsidRPr="007A4E87">
        <w:rPr>
          <w:rFonts w:ascii="Times New Roman" w:hAnsi="Times New Roman" w:cs="Times New Roman"/>
          <w:highlight w:val="green"/>
        </w:rPr>
        <w:t>the</w:t>
      </w:r>
      <w:r w:rsidR="003D34C4">
        <w:rPr>
          <w:rFonts w:ascii="Times New Roman" w:hAnsi="Times New Roman" w:cs="Times New Roman"/>
        </w:rPr>
        <w:t xml:space="preserve"> </w:t>
      </w:r>
      <w:r w:rsidRPr="0084756E">
        <w:rPr>
          <w:rFonts w:ascii="Times New Roman" w:hAnsi="Times New Roman" w:cs="Times New Roman"/>
        </w:rPr>
        <w:t xml:space="preserve">most advanced modelling efforts are still far from providing accurate real time </w:t>
      </w:r>
      <w:r w:rsidRPr="007A4E87">
        <w:rPr>
          <w:rFonts w:ascii="Times New Roman" w:hAnsi="Times New Roman" w:cs="Times New Roman"/>
          <w:highlight w:val="green"/>
        </w:rPr>
        <w:t>forecast</w:t>
      </w:r>
      <w:r w:rsidRPr="0084756E">
        <w:rPr>
          <w:rFonts w:ascii="Times New Roman" w:hAnsi="Times New Roman" w:cs="Times New Roman"/>
        </w:rPr>
        <w:t xml:space="preserve"> tools</w:t>
      </w:r>
      <w:r w:rsidR="00412F46" w:rsidRPr="0084756E">
        <w:rPr>
          <w:rFonts w:ascii="Times New Roman" w:hAnsi="Times New Roman" w:cs="Times New Roman"/>
        </w:rPr>
        <w:t xml:space="preserve"> in contrast to more simple approaches (see examples for the US in </w:t>
      </w:r>
      <w:r w:rsidR="00412F4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{"citationID":"HKwntx80","properties":{"formattedCitation":"(Barker et al. 2020, Crimmins 2021)","plainCitation":"(Barker et al. 2020, Crimmins 2021)","dontUpdate":true,"noteIndex":0},"citationItems":[{"id":100,"uris":["http://zotero.org/users/8911623/items/XT7VFZ7K"],"itemData":{"id":100,"type":"article-journal","abstract":"Rapidly detecting and responding to new invasive species and the spread of those that are already established is essential for reducing their potential threat to food production, the economy, and the environment. We describe a new spatial modeling platform that integrates mapping of phenology and climatic suitability in real-time to provide timely and comprehensive guidance for stakeholders needing to know both where and when invasive insect species could potentially invade the conterminous United States. The Degree-Days, Risk, and Phenological event mapping (DDRP) platform serves as an open-source and relatively easy-to-parameterize decision support tool to help detect new invasive threats, schedule monitoring and management actions, optimize biological control, and predict potential impacts on agricultural production. DDRP uses a process-based modeling approach in which degree-days and temperature stress are calculated daily and accumulate over time to model phenology and climatic suitability, respectively. Outputs include predictions of the number of completed generations, life stages present, dates of phenological events, and climatically suitable areas based on two levels of climate stress. Species parameter values can be derived from laboratory and field studies or estimated through an additional modeling step. DDRP is written entirely in R, making it flexible and extensible, and capitalizes on multiple R packages to generate gridded and graphical outputs. We illustrate the DDRP modeling platform and the process of model parameterization using two invasive insect species as example threats to United States agriculture: the light brown apple moth, Epiphyas postvittana, and the small tomato borer, Neoleucinodes elegantalis. We then discuss example applications of DDRP as a decision support tool, review its potential limitations and sources of model error, and outline some ideas for future improvements to the platform.","container-title":"PLoS ONE","DOI":"10.1371/journal.pone.0244005","ISSN":"1932-6203","issue":"12","journalAbbreviation":"PLoS One","note":"PMID: 33382722\nPMCID: PMC7775054","page":"e0244005","source":"PubMed Central","title":"DDRP: Real-time phenology and climatic suitability modeling of invasive insects","title-short":"DDRP","volume":"15","author":[{"family":"Barker","given":"Brittany S."},{"family":"Coop","given":"Leonard"},{"family":"Wepprich","given":"Tyson"},{"family":"Grevstad","given":"Fritzi"},{"family":"Cook","given":"Gericke"}],"issued":{"date-parts":[["2020",12,31]]},"citation-key":"barkerDDRPRealtimePhenology2020"}},{"id":5411,"uris":["http://zotero.org/users/8911623/items/NDLQFWJK"],"itemData":{"id":5411,"type":"article-journal","container-title":"The Bulletin of the Ecological Society of America","DOI":"10.1002/bes2.1802","ISSN":"2327-6096","issue":"1","language":"en","note":"_eprint: https://onlinelibrary.wiley.com/doi/pdf/10.1002/bes2.1802","page":"e01802","source":"Wiley Online Library","title":"The USA National Phenology Network: Big Idea, Productivity, and Potential—and Now, at Big Risk","title-short":"The USA National Phenology Network","volume":"102","author":[{"family":"Crimmins","given":"Theresa M."}],"issued":{"date-parts":[["2021"]]},"citation-key":"crimmins2021"}}],"schema":"https://github.com/citation-style-language/schema/raw/master/csl-citation.json"} </w:instrText>
      </w:r>
      <w:r w:rsidR="00412F46" w:rsidRPr="0084756E">
        <w:rPr>
          <w:rFonts w:ascii="Times New Roman" w:hAnsi="Times New Roman" w:cs="Times New Roman"/>
        </w:rPr>
        <w:fldChar w:fldCharType="separate"/>
      </w:r>
      <w:r w:rsidR="00412F46" w:rsidRPr="0084756E">
        <w:rPr>
          <w:rFonts w:ascii="Times New Roman" w:hAnsi="Times New Roman" w:cs="Times New Roman"/>
        </w:rPr>
        <w:t>Barker et al. 2020, Crimmins 2021)</w:t>
      </w:r>
      <w:r w:rsidR="00412F46" w:rsidRPr="0084756E">
        <w:rPr>
          <w:rFonts w:ascii="Times New Roman" w:hAnsi="Times New Roman" w:cs="Times New Roman"/>
        </w:rPr>
        <w:fldChar w:fldCharType="end"/>
      </w:r>
      <w:r w:rsidRPr="0084756E">
        <w:rPr>
          <w:rFonts w:ascii="Times New Roman" w:hAnsi="Times New Roman" w:cs="Times New Roman"/>
        </w:rPr>
        <w:t>.</w:t>
      </w:r>
      <w:r w:rsidR="000B6A48" w:rsidRPr="0084756E">
        <w:rPr>
          <w:rFonts w:ascii="Times New Roman" w:hAnsi="Times New Roman" w:cs="Times New Roman"/>
        </w:rPr>
        <w:t xml:space="preserve"> </w:t>
      </w:r>
      <w:r w:rsidRPr="0084756E">
        <w:rPr>
          <w:rFonts w:ascii="Times New Roman" w:hAnsi="Times New Roman" w:cs="Times New Roman"/>
        </w:rPr>
        <w:t>Phenological models’ inability to accurately extrapolate in space and time</w:t>
      </w:r>
      <w:r w:rsidR="004A0736" w:rsidRPr="0084756E">
        <w:rPr>
          <w:rFonts w:ascii="Times New Roman" w:hAnsi="Times New Roman" w:cs="Times New Roman"/>
        </w:rPr>
        <w:t xml:space="preserve"> </w:t>
      </w:r>
      <w:r w:rsidR="004A0736" w:rsidRPr="0084756E">
        <w:rPr>
          <w:rFonts w:ascii="Times New Roman" w:hAnsi="Times New Roman" w:cs="Times New Roman"/>
        </w:rPr>
        <w:fldChar w:fldCharType="begin"/>
      </w:r>
      <w:r w:rsidR="004A0736" w:rsidRPr="0084756E">
        <w:rPr>
          <w:rFonts w:ascii="Times New Roman" w:hAnsi="Times New Roman" w:cs="Times New Roman"/>
        </w:rPr>
        <w:instrText xml:space="preserve"> ADDIN ZOTERO_ITEM CSL_CITATION {"citationID":"9tVu54KY","properties":{"formattedCitation":"(Salis et al. 2016, Khelifa et al. 2019)","plainCitation":"(Salis et al. 2016, Khelifa et al. 2019)","noteIndex":0},"citationItems":[{"id":5369,"uris":["http://zotero.org/users/8911623/items/F5QGR95E"],"itemData":{"id":5369,"type":"article-journal","abstract":"Understanding the relationship between an insect's developmental rate and temperature is crucial to forecast insect phenology under climate change. In the winter moth Operophtera brumata timing of egg-hatching has severe fitness consequences on growth and reproduction as egg-hatching has to match bud burst of the host tree. In the winter moth, as in many insect species, egg development is strongly affected by ambient temperatures. Here we use laboratory experiments to show for the first time that the effect of temperature on developmental rate depends on the stage of development of the eggs. Building on this experimental finding, we present a novel physiological model to describe winter moth egg development in response to temperature. Our model, a modification of the existing Sharpe−Schoolfield biophysical model, incorporates the effect of developmental stage on developmental rate. Next we validate this model using a 13-year data-set from winter moth eggs kept under ambient conditions and compared this validation with a degree day model and with the Sharpe−Schoolfield model, which lacks the interaction between temperature and developmental stage on developmental rate. We show that accounting for the interaction between temperature and developmental stage improved the predictive power of the model and contributed to our understanding of annual variation in winter moth egg phenology. As climate change leads to unequal changes in temperatures throughout the year, a description of insect development in response to realistic patterns of temperature rather than an invariable degree-day approach will help us to better predict future responses of insect phenology, and thereby insect fitness, to climate change.","container-title":"Oikos","DOI":"10.1111/oik.03257","ISSN":"1600-0706","issue":"12","language":"en","note":"_eprint: https://onlinelibrary.wiley.com/doi/pdf/10.1111/oik.03257","page":"1772-1781","source":"Wiley Online Library","title":"Modeling winter moth Operophtera brumata egg phenology: nonlinear effects of temperature and developmental stage on developmental rate","title-short":"Modeling winter moth Operophtera brumata egg phenology","volume":"125","author":[{"family":"Salis","given":"Lucia"},{"family":"Lof","given":"Marjolein"},{"family":"Asch","given":"Margriet","non-dropping-particle":"van"},{"family":"Visser","given":"Marcel E."}],"issued":{"date-parts":[["2016"]]},"citation-key":"salis2016"}},{"id":1249,"uris":["http://zotero.org/users/8911623/items/5T3WHYA4"],"itemData":{"id":1249,"type":"article-journal","abstract":"Thermal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T."},{"family":"Mahdjoub","given":"Hayat"}],"issued":{"date-parts":[["2019"]]},"citation-key":"khelifa2019"}}],"schema":"https://github.com/citation-style-language/schema/raw/master/csl-citation.json"} </w:instrText>
      </w:r>
      <w:r w:rsidR="004A0736" w:rsidRPr="0084756E">
        <w:rPr>
          <w:rFonts w:ascii="Times New Roman" w:hAnsi="Times New Roman" w:cs="Times New Roman"/>
        </w:rPr>
        <w:fldChar w:fldCharType="separate"/>
      </w:r>
      <w:r w:rsidR="004A0736" w:rsidRPr="0084756E">
        <w:rPr>
          <w:rFonts w:ascii="Times New Roman" w:hAnsi="Times New Roman" w:cs="Times New Roman"/>
        </w:rPr>
        <w:t>(Salis et al. 2016, Khelifa et al. 2019)</w:t>
      </w:r>
      <w:r w:rsidR="004A0736" w:rsidRPr="0084756E">
        <w:rPr>
          <w:rFonts w:ascii="Times New Roman" w:hAnsi="Times New Roman" w:cs="Times New Roman"/>
        </w:rPr>
        <w:fldChar w:fldCharType="end"/>
      </w:r>
      <w:r w:rsidRPr="0084756E">
        <w:rPr>
          <w:rFonts w:ascii="Times New Roman" w:hAnsi="Times New Roman" w:cs="Times New Roman"/>
        </w:rPr>
        <w:t xml:space="preserve">, could be circumvented by leveraging years of </w:t>
      </w:r>
      <w:r w:rsidRPr="0084756E">
        <w:rPr>
          <w:rFonts w:ascii="Times New Roman" w:hAnsi="Times New Roman" w:cs="Times New Roman"/>
        </w:rPr>
        <w:lastRenderedPageBreak/>
        <w:t>experimental and observational research on major arthropod crop pests’ responses to abiotic and biotic drivers.</w:t>
      </w:r>
    </w:p>
    <w:p w14:paraId="10F64395" w14:textId="2C87DFF6" w:rsidR="00E656E5" w:rsidRPr="0084756E" w:rsidRDefault="000B6A48" w:rsidP="000A3D8D">
      <w:pPr>
        <w:pStyle w:val="FirstParagraph"/>
        <w:spacing w:line="480" w:lineRule="auto"/>
        <w:rPr>
          <w:rFonts w:ascii="Times New Roman" w:hAnsi="Times New Roman" w:cs="Times New Roman"/>
        </w:rPr>
      </w:pPr>
      <w:bookmarkStart w:id="6" w:name="X5cca939a61152ac245d61076c2be9cc9b2a3eb1"/>
      <w:bookmarkEnd w:id="5"/>
      <w:r w:rsidRPr="0084756E">
        <w:rPr>
          <w:rFonts w:ascii="Times New Roman" w:hAnsi="Times New Roman" w:cs="Times New Roman"/>
        </w:rPr>
        <w:t>Within this framework,</w:t>
      </w:r>
      <w:r w:rsidR="00E656E5" w:rsidRPr="0084756E">
        <w:rPr>
          <w:rFonts w:ascii="Times New Roman" w:hAnsi="Times New Roman" w:cs="Times New Roman"/>
        </w:rPr>
        <w:t xml:space="preserve"> process-based models</w:t>
      </w:r>
      <w:r w:rsidR="003D09FA" w:rsidRPr="0084756E">
        <w:rPr>
          <w:rFonts w:ascii="Times New Roman" w:hAnsi="Times New Roman" w:cs="Times New Roman"/>
        </w:rPr>
        <w:t>, which describe mechanistic relationships between physiological processes of organisms and their ecological drivers, mainly temperature for animals</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{"citationID":"KFRHUrEj","properties":{"formattedCitation":"(Chuine and Regniere 2017)","plainCitation":"(Chuine and Regniere 2017)","noteIndex":0},"citationItems":[{"id":1368,"uris":["http://zotero.org/users/8911623/items/GDTMSD3H"],"itemData":{"id":1368,"type":"article-journal","abstract":"Phenology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(Chuine and Regniere 2017)</w:t>
      </w:r>
      <w:r w:rsidR="003F1077" w:rsidRPr="0084756E">
        <w:rPr>
          <w:rFonts w:ascii="Times New Roman" w:hAnsi="Times New Roman" w:cs="Times New Roman"/>
        </w:rPr>
        <w:fldChar w:fldCharType="end"/>
      </w:r>
      <w:r w:rsidR="003D09FA" w:rsidRPr="0084756E">
        <w:rPr>
          <w:rFonts w:ascii="Times New Roman" w:hAnsi="Times New Roman" w:cs="Times New Roman"/>
        </w:rPr>
        <w:t>,</w:t>
      </w:r>
      <w:r w:rsidR="00E656E5" w:rsidRPr="0084756E">
        <w:rPr>
          <w:rFonts w:ascii="Times New Roman" w:hAnsi="Times New Roman" w:cs="Times New Roman"/>
        </w:rPr>
        <w:t xml:space="preserve"> </w:t>
      </w:r>
      <w:r w:rsidRPr="0084756E">
        <w:rPr>
          <w:rFonts w:ascii="Times New Roman" w:hAnsi="Times New Roman" w:cs="Times New Roman"/>
        </w:rPr>
        <w:t xml:space="preserve">emerge as </w:t>
      </w:r>
      <w:r w:rsidR="00E656E5" w:rsidRPr="0084756E">
        <w:rPr>
          <w:rFonts w:ascii="Times New Roman" w:hAnsi="Times New Roman" w:cs="Times New Roman"/>
        </w:rPr>
        <w:t>useful tools for insect pest risk assessment</w:t>
      </w:r>
      <w:r w:rsidRPr="0084756E">
        <w:rPr>
          <w:rFonts w:ascii="Times New Roman" w:hAnsi="Times New Roman" w:cs="Times New Roman"/>
        </w:rPr>
        <w:t>.</w:t>
      </w:r>
      <w:r w:rsidR="003D09FA" w:rsidRPr="0084756E">
        <w:rPr>
          <w:rFonts w:ascii="Times New Roman" w:hAnsi="Times New Roman" w:cs="Times New Roman"/>
        </w:rPr>
        <w:t xml:space="preserve"> </w:t>
      </w:r>
      <w:r w:rsidR="00E656E5" w:rsidRPr="0084756E">
        <w:rPr>
          <w:rFonts w:ascii="Times New Roman" w:hAnsi="Times New Roman" w:cs="Times New Roman"/>
        </w:rPr>
        <w:t>The</w:t>
      </w:r>
      <w:r w:rsidR="003D09FA" w:rsidRPr="0084756E">
        <w:rPr>
          <w:rFonts w:ascii="Times New Roman" w:hAnsi="Times New Roman" w:cs="Times New Roman"/>
        </w:rPr>
        <w:t>se models</w:t>
      </w:r>
      <w:r w:rsidR="00E656E5" w:rsidRPr="0084756E">
        <w:rPr>
          <w:rFonts w:ascii="Times New Roman" w:hAnsi="Times New Roman" w:cs="Times New Roman"/>
        </w:rPr>
        <w:t xml:space="preserve"> rely on the </w:t>
      </w:r>
      <w:r w:rsidRPr="0084756E">
        <w:rPr>
          <w:rFonts w:ascii="Times New Roman" w:hAnsi="Times New Roman" w:cs="Times New Roman"/>
        </w:rPr>
        <w:t xml:space="preserve">above-mentioned </w:t>
      </w:r>
      <w:r w:rsidR="00E656E5" w:rsidRPr="0084756E">
        <w:rPr>
          <w:rFonts w:ascii="Times New Roman" w:hAnsi="Times New Roman" w:cs="Times New Roman"/>
        </w:rPr>
        <w:t xml:space="preserve">assumption </w:t>
      </w:r>
      <w:r w:rsidRPr="0084756E">
        <w:rPr>
          <w:rFonts w:ascii="Times New Roman" w:hAnsi="Times New Roman" w:cs="Times New Roman"/>
        </w:rPr>
        <w:t>that ectotherms</w:t>
      </w:r>
      <w:r w:rsidR="00E656E5" w:rsidRPr="0084756E">
        <w:rPr>
          <w:rFonts w:ascii="Times New Roman" w:hAnsi="Times New Roman" w:cs="Times New Roman"/>
        </w:rPr>
        <w:t xml:space="preserve"> </w:t>
      </w:r>
      <w:r w:rsidRPr="0084756E">
        <w:rPr>
          <w:rFonts w:ascii="Times New Roman" w:hAnsi="Times New Roman" w:cs="Times New Roman"/>
        </w:rPr>
        <w:t xml:space="preserve">biological rates for performance </w:t>
      </w:r>
      <w:r w:rsidR="00E656E5" w:rsidRPr="0084756E">
        <w:rPr>
          <w:rFonts w:ascii="Times New Roman" w:hAnsi="Times New Roman" w:cs="Times New Roman"/>
        </w:rPr>
        <w:t>vary along temperature gradients</w:t>
      </w:r>
      <w:r w:rsidRPr="0084756E">
        <w:rPr>
          <w:rFonts w:ascii="Times New Roman" w:hAnsi="Times New Roman" w:cs="Times New Roman"/>
        </w:rPr>
        <w:t xml:space="preserve"> predictably</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{"citationID":"Oz5lFhk3","properties":{"formattedCitation":"(Angilletta 2009, Dell et al. 2011)","plainCitation":"(Angilletta 2009, Dell et al. 2011)","dontUpdate":true,"noteIndex":0},"citationItems":[{"id":5907,"uris":["http://zotero.org/users/8911623/items/7937RDZD"],"itemData":{"id":5907,"type":"chapter","abstract":"The performances of organisms depend greatly on temperature, with most performances being maximized within a narrow thermal range. This phenomenon stems from effects of temperature on cellular structures, such as enzymes and membranes. Nevertheless, thermal sensitivities vary among genotypes, indicating the capacity for adaptation of cellular structures to local environments. The concept of a performance curve enables biologists to quantify and compare thermal optima and thermal breadths of performance. Optimality models predict that the thermal optimum should evolve to match the mean body temperature of an organism. The evolution of the thermal breadth depends on whether performance contributes to survivorship or fecundity. Studies of various performances provide mixed support for the predictions of optimality models. The failure of these models could reflect an overly simplistic view of the tradeoffs that shape performance curves. Moreover, quantitative genetic and allelic models indicate that insufficient genetic variance or extensive gene flow prevents adaptation to local thermal environments.","container-title":"Thermal Adaptation: A Theoretical and Empirical Synthesis","ISBN":"978-0-19-857087-5","note":"DOI: 10.1093/acprof:oso/9780198570875.003.0003","page":"0","publisher":"Oxford University Press","source":"Silverchair","title":"Thermal Sensitivity","URL":"https://doi.org/10.1093/acprof:oso/9780198570875.003.0003","author":[{"family":"Angilletta","given":"Michael J."}],"editor":[{"family":"Angilletta Jr.","given":"Michael J."}],"accessed":{"date-parts":[["2023",6,6]]},"issued":{"date-parts":[["2009",1,29]]},"citation-key":"angilletta2009b"}},{"id":5791,"uris":["http://zotero.org/users/8911623/items/EDJXVXZC"],"itemData":{"id":5791,"type":"article-journal","abstract":"To understand the effects of temperature on biological systems, we compile, organize, and analyze a database of 1,072 thermal responses for microbes, plants, and animals. The unprecedented diversity of traits (n = 112), species (n = 309), body sizes (15 orders of magnitude), and habitats (all major biomes) in our database allows us to quantify novel features of the temperature response of biological traits. In particular, analysis of the rising component of within-species (intraspecific) responses reveals that 87% are fit well by the Boltzmann–Arrhenius model. The mean activation energy for these rises is 0.66 ± 0.05 eV, similar to the reported across-species (interspecific) value of 0.65 eV. However, systematic variation in the distribution of rise activation energies is evident, including previously unrecognized right skewness around a median of 0.55 eV. This skewness exists across levels of organization, taxa, trophic groups, and habitats, and it is partially explained by prey having increased trait performance at lower temperatures relative to predators, suggesting a thermal version of the life-dinner principle—stronger selection on running for your life than running for your dinner. For unimodal responses, habitat (marine, freshwater, and terrestrial) largely explains the mean temperature at which trait values are optimal but not variation around the mean. The distribution of activation energies for trait falls has a mean of 1.15 ± 0.39 eV (significantly higher than rises) and is also right-skewed. Our results highlight generalities and deviations in the thermal response of biological traits and help to provide a basis to predict better how biological systems, from cells to communities, respond to temperature change.","container-title":"Proceedings of the National Academy of Sciences","DOI":"10.1073/pnas.1015178108","issue":"26","note":"publisher: Proceedings of the National Academy of Sciences","page":"10591-10596","source":"pnas.org (Atypon)","title":"Systematic variation in the temperature dependence of physiological and ecological traits","volume":"108","author":[{"family":"Dell","given":"Anthony I."},{"family":"Pawar","given":"Samraat"},{"family":"Savage","given":"Van M."}],"issued":{"date-parts":[["2011",6,28]]},"citation-key":"dell2011a"}}],"schema":"https://github.com/citation-style-language/schema/raw/master/csl-citation.json"}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(Dell et al. 2011)</w:t>
      </w:r>
      <w:r w:rsidR="003F1077" w:rsidRPr="0084756E">
        <w:rPr>
          <w:rFonts w:ascii="Times New Roman" w:hAnsi="Times New Roman" w:cs="Times New Roman"/>
        </w:rPr>
        <w:fldChar w:fldCharType="end"/>
      </w:r>
      <w:r w:rsidR="00E656E5" w:rsidRPr="0084756E">
        <w:rPr>
          <w:rFonts w:ascii="Times New Roman" w:hAnsi="Times New Roman" w:cs="Times New Roman"/>
        </w:rPr>
        <w:t xml:space="preserve">. Process-based models have been amply used in agronomy, </w:t>
      </w:r>
      <w:r w:rsidR="003D09FA" w:rsidRPr="0084756E">
        <w:rPr>
          <w:rFonts w:ascii="Times New Roman" w:hAnsi="Times New Roman" w:cs="Times New Roman"/>
        </w:rPr>
        <w:t>ecology,</w:t>
      </w:r>
      <w:r w:rsidR="00E656E5" w:rsidRPr="0084756E">
        <w:rPr>
          <w:rFonts w:ascii="Times New Roman" w:hAnsi="Times New Roman" w:cs="Times New Roman"/>
        </w:rPr>
        <w:t xml:space="preserve"> and entomology, evolving from studies on thermal limits using linear model fitting to more realistic nonlinear thermal performance curves –TPCs, hereafter– describing nonlinear physiological responses to temperature gradients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{"citationID":"g2oJuGls","properties":{"formattedCitation":"(Sinclair et al. 2016, Chuine and Regniere 2017, Rebaudo and Rabhi 2018)","plainCitation":"(Sinclair et al. 2016, Chuine and Regniere 2017, Rebaudo and Rabhi 2018)","noteIndex":0},"citationItems":[{"id":606,"uris":["http://zotero.org/users/8911623/items/3HB7H6JG"],"itemData":{"id":606,"type":"article-journal","abstract":"Thermal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change.","container-title":"Ecology Letters","DOI":"https://doi.org/10.1111/ele.12686","ISSN":"1461-0248","issue":"11","language":"en","license":"© 2016 John Wiley &amp; Sons Ltd/CNRS","page":"1372-1385","source":"Wiley Online Library","title":"Can we predict ectotherm responses to climate change using thermal performance curves and body temperatures?","volume":"19","author":[{"family":"Sinclair","given":"Brent J."},{"family":"Marshall","given":"Katie E."},{"family":"Sewell","given":"Mary A."},{"family":"Levesque","given":"Danielle L."},{"family":"Willett","given":"Christopher S."},{"family":"Slotsbo","given":"Stine"},{"family":"Dong","given":"Yunwei"},{"family":"Harley","given":"Christopher D. G."},{"family":"Marshall","given":"David J."},{"family":"Helmuth","given":"Brian S."},{"family":"Huey","given":"Raymond B."}],"issued":{"date-parts":[["2016"]]},"citation-key":"sinclairCanWePredict2016"}},{"id":1368,"uris":["http://zotero.org/users/8911623/items/GDTMSD3H"],"itemData":{"id":1368,"type":"article-journal","abstract":"Phenology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(Sinclair et al. 2016, Chuine and Regniere 2017, Rebaudo and Rabhi 2018)</w:t>
      </w:r>
      <w:r w:rsidR="003F1077" w:rsidRPr="0084756E">
        <w:rPr>
          <w:rFonts w:ascii="Times New Roman" w:hAnsi="Times New Roman" w:cs="Times New Roman"/>
        </w:rPr>
        <w:fldChar w:fldCharType="end"/>
      </w:r>
      <w:r w:rsidR="00E656E5" w:rsidRPr="0084756E">
        <w:rPr>
          <w:rFonts w:ascii="Times New Roman" w:hAnsi="Times New Roman" w:cs="Times New Roman"/>
        </w:rPr>
        <w:t xml:space="preserve"> or, more specifically, Thermal Development Reaction Norms or TDRNs</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{"citationID":"8SKZDaOQ","properties":{"formattedCitation":"(Sinclair et al. 2012)","plainCitation":"(Sinclair et al. 2012)","noteIndex":0},"citationItems":[{"id":1383,"uris":["http://zotero.org/users/8911623/items/T6VSY64F"],"itemData":{"id":1383,"type":"article-journal","abstract":"Abstract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(Sinclair et al. 2012)</w:t>
      </w:r>
      <w:r w:rsidR="003F1077" w:rsidRPr="0084756E">
        <w:rPr>
          <w:rFonts w:ascii="Times New Roman" w:hAnsi="Times New Roman" w:cs="Times New Roman"/>
        </w:rPr>
        <w:fldChar w:fldCharType="end"/>
      </w:r>
      <w:r w:rsidR="00E656E5" w:rsidRPr="0084756E">
        <w:rPr>
          <w:rFonts w:ascii="Times New Roman" w:hAnsi="Times New Roman" w:cs="Times New Roman"/>
        </w:rPr>
        <w:t xml:space="preserve">. Researchers have increasingly advocated for employing process-based nonlinear models </w:t>
      </w:r>
      <w:r w:rsidR="0090063E" w:rsidRPr="0084756E">
        <w:rPr>
          <w:rFonts w:ascii="Times New Roman" w:hAnsi="Times New Roman" w:cs="Times New Roman"/>
        </w:rPr>
        <w:t xml:space="preserve">because </w:t>
      </w:r>
      <w:r w:rsidR="00E656E5" w:rsidRPr="0084756E">
        <w:rPr>
          <w:rFonts w:ascii="Times New Roman" w:hAnsi="Times New Roman" w:cs="Times New Roman"/>
        </w:rPr>
        <w:t xml:space="preserve">a given temperature shift </w:t>
      </w:r>
      <w:r w:rsidR="006B0286" w:rsidRPr="0084756E">
        <w:rPr>
          <w:rFonts w:ascii="Times New Roman" w:hAnsi="Times New Roman" w:cs="Times New Roman"/>
        </w:rPr>
        <w:t xml:space="preserve">will lead to </w:t>
      </w:r>
      <w:r w:rsidR="00E656E5" w:rsidRPr="0084756E">
        <w:rPr>
          <w:rFonts w:ascii="Times New Roman" w:hAnsi="Times New Roman" w:cs="Times New Roman"/>
        </w:rPr>
        <w:t xml:space="preserve">unequal changes in performance, </w:t>
      </w:r>
      <w:r w:rsidR="00AD7E12" w:rsidRPr="0084756E">
        <w:rPr>
          <w:rFonts w:ascii="Times New Roman" w:hAnsi="Times New Roman" w:cs="Times New Roman"/>
        </w:rPr>
        <w:t xml:space="preserve">below and above </w:t>
      </w:r>
      <w:proofErr w:type="spellStart"/>
      <w:r w:rsidR="00AD7E12" w:rsidRPr="0084756E">
        <w:rPr>
          <w:rFonts w:ascii="Times New Roman" w:hAnsi="Times New Roman" w:cs="Times New Roman"/>
          <w:i/>
          <w:iCs/>
        </w:rPr>
        <w:t>T</w:t>
      </w:r>
      <w:r w:rsidR="00AD7E12" w:rsidRPr="0084756E">
        <w:rPr>
          <w:rFonts w:ascii="Times New Roman" w:hAnsi="Times New Roman" w:cs="Times New Roman"/>
          <w:vertAlign w:val="subscript"/>
        </w:rPr>
        <w:t>opt</w:t>
      </w:r>
      <w:proofErr w:type="spellEnd"/>
      <w:r w:rsidR="00AD7E12" w:rsidRPr="0084756E">
        <w:rPr>
          <w:rFonts w:ascii="Times New Roman" w:hAnsi="Times New Roman" w:cs="Times New Roman"/>
        </w:rPr>
        <w:t xml:space="preserve"> </w:t>
      </w:r>
      <w:r w:rsidR="00E656E5" w:rsidRPr="0084756E">
        <w:rPr>
          <w:rFonts w:ascii="Times New Roman" w:hAnsi="Times New Roman" w:cs="Times New Roman"/>
        </w:rPr>
        <w:t>–a phenomenon called Jensen’s inequality</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{"citationID":"libcfpsb","properties":{"formattedCitation":"(Martin and Huey 2008)","plainCitation":"(Martin and Huey 2008)","noteIndex":0},"citationItems":[{"id":1280,"uris":["http://zotero.org/users/8911623/items/ENWIZXPE"],"itemData":{"id":1280,"type":"article-journal","abstract":"Body temperature (T(b)) profoundly affects the fitness of ectotherms. Many ectotherms use behavior to control T(b) within narrow levels. These temperatures are assumed to be optimal and therefore to match body temperatures (Trmax) that maximize fitness (r). We develop an optimality model and find that optimal body temperature (T(o)) should not be centered at Trmax but shifted to a lower temperature. This finding seems paradoxical but results from two considerations relating to Jensen's inequality, which deals with how variance and skew influence integrals of nonlinear functions. First, ectotherms are not perfect thermoregulators and so experience a range of T(b). Second, temperature-fitness curves are asymmetric, such that a T(b) higher than Trmax depresses fitness more than will a T(b) displaced an equivalent amount below Trmax. Our model makes several predictions. The magnitude of the optimal shift (Trmax - To) should increase with the degree of asymmetry of temperature-fitness curves and with T(b) variance. Deviations should be relatively large for thermal specialists but insensitive to whether fitness increases with Trmax (\"hotter is better\"). Asymmetric (left-skewed) T(b) distributions reduce the magnitude of the optimal shift but do not eliminate it. Comparative data (insects, lizards) support key predictions. Thus, \"suboptimal\" is optimal.","container-title":"The American Naturalist","DOI":"10.1086/527502","ISSN":"1537-5323","issue":"3","journalAbbreviation":"Am Nat","language":"eng","note":"PMID: 18271721","page":"E102-118","source":"PubMed","title":"Why \"suboptimal\" is optimal: Jensen's inequality and ectotherm thermal preferences","title-short":"Why \"suboptimal\" is optimal","volume":"171","author":[{"family":"Martin","given":"Tara Laine"},{"family":"Huey","given":"Raymond B."}],"issued":{"date-parts":[["2008",3]]},"citation-key":"martin2008"}}],"schema":"https://github.com/citation-style-language/schema/raw/master/csl-citation.json"}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(Martin and Huey 2008)</w:t>
      </w:r>
      <w:r w:rsidR="003F1077" w:rsidRPr="0084756E">
        <w:rPr>
          <w:rFonts w:ascii="Times New Roman" w:hAnsi="Times New Roman" w:cs="Times New Roman"/>
        </w:rPr>
        <w:fldChar w:fldCharType="end"/>
      </w:r>
      <w:r w:rsidR="00E656E5" w:rsidRPr="0084756E">
        <w:rPr>
          <w:rFonts w:ascii="Times New Roman" w:hAnsi="Times New Roman" w:cs="Times New Roman"/>
        </w:rPr>
        <w:t xml:space="preserve">. </w:t>
      </w:r>
      <w:r w:rsidR="001F31B6" w:rsidRPr="0084756E">
        <w:rPr>
          <w:rFonts w:ascii="Times New Roman" w:hAnsi="Times New Roman" w:cs="Times New Roman"/>
        </w:rPr>
        <w:t>E</w:t>
      </w:r>
      <w:r w:rsidR="003D09FA" w:rsidRPr="0084756E">
        <w:rPr>
          <w:rFonts w:ascii="Times New Roman" w:hAnsi="Times New Roman" w:cs="Times New Roman"/>
        </w:rPr>
        <w:t>mploying nonlinear approaches</w:t>
      </w:r>
      <w:r w:rsidR="00E656E5" w:rsidRPr="0084756E">
        <w:rPr>
          <w:rFonts w:ascii="Times New Roman" w:hAnsi="Times New Roman" w:cs="Times New Roman"/>
        </w:rPr>
        <w:t xml:space="preserve"> for estimating phenological responses to warming may prevent artificial biases such as apparent declining sensitivities to temperature</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{"citationID":"CIrjowfL","properties":{"formattedCitation":"(Wolkovich et al. 2021)","plainCitation":"(Wolkovich et al. 2021)","noteIndex":0},"citationItems":[{"id":4846,"uris":["http://zotero.org/users/8911623/items/4RA724H9"],"itemData":{"id":4846,"type":"article-journal","abstract":"Recently, multiple studies have reported declining phenological sensitivities (∆ days per ℃) with higher temperatures. Such observations have been used to suggest climate change is reshaping biological processes, with major implications for forecasts of future change. Here, we show that these results may simply be the outcome of using linear models to estimate nonlinear temperature responses, specifically for events that occur after a cumulative thermal threshold is met—a common model for many biological events. Corrections for the nonlinearity of temperature responses consistently remove the apparent decline. Our results show that rising temperatures combined with linear estimates based on calendar time produce the observations of declining sensitivity—without any shift in the underlying biology. Current methods may thus undermine efforts to identify when and how warming will reshape biological processes.","container-title":"Global Change Biology","DOI":"10.1111/gcb.15746","ISSN":"1365-2486","issue":"20","language":"en","note":"_eprint: https://onlinelibrary.wiley.com/doi/pdf/10.1111/gcb.15746","page":"4947-4949","source":"Wiley Online Library","title":"A simple explanation for declining temperature sensitivity with warming","volume":"27","author":[{"family":"Wolkovich","given":"E. M."},{"family":"Auerbach","given":"J."},{"family":"Chamberlain","given":"C. J."},{"family":"Buonaiuto","given":"D. M."},{"family":"Ettinger","given":"A. K."},{"family":"Morales-Castilla","given":"I."},{"family":"Gelman","given":"A."}],"issued":{"date-parts":[["2021"]]},"citation-key":"wolkovich2021"}}],"schema":"https://github.com/citation-style-language/schema/raw/master/csl-citation.json"}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(Wolkovich et al. 2021)</w:t>
      </w:r>
      <w:r w:rsidR="003F1077" w:rsidRPr="0084756E">
        <w:rPr>
          <w:rFonts w:ascii="Times New Roman" w:hAnsi="Times New Roman" w:cs="Times New Roman"/>
        </w:rPr>
        <w:fldChar w:fldCharType="end"/>
      </w:r>
      <w:r w:rsidR="00E656E5" w:rsidRPr="0084756E">
        <w:rPr>
          <w:rFonts w:ascii="Times New Roman" w:hAnsi="Times New Roman" w:cs="Times New Roman"/>
        </w:rPr>
        <w:t>.</w:t>
      </w:r>
      <w:r w:rsidR="00976B70" w:rsidRPr="0084756E">
        <w:rPr>
          <w:rFonts w:ascii="Times New Roman" w:hAnsi="Times New Roman" w:cs="Times New Roman"/>
        </w:rPr>
        <w:t xml:space="preserve"> Finally, multiple equation model fitting and subsequent selection based on both statistical and ecological criteria has been shown to improve predictive accuracy</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3F1077" w:rsidRPr="0084756E">
        <w:rPr>
          <w:rFonts w:ascii="Times New Roman" w:hAnsi="Times New Roman" w:cs="Times New Roman"/>
        </w:rPr>
        <w:instrText xml:space="preserve"> ADDIN ZOTERO_ITEM CSL_CITATION {"citationID":"Skxl0AcO","properties":{"formattedCitation":"(Quinn 2017, R\\uc0\\u233{}gnier et al. 2022)","plainCitation":"(Quinn 2017, Régnier et al. 2022)","noteIndex":0},"citationItems":[{"id":5343,"uris":["http://zotero.org/users/8911623/items/UWMG8WRX"],"itemData":{"id":5343,"type":"article-journal","abstract":"Temperature-dependent development influences production rates of arthropods, including crustaceans important to fisheries and agricultural pests. Numerous candidate equation types (development functions) exist to describe the effect of temperature on development time, yet most studies use only a single type of equation and there is no consensus as to which, if any model predicts development rates better than the others, nor what the consequences of selecting a potentially incorrect model equation are on predicted development times. In this study, a literature search was performed of studies fitting development functions to development data of arthropod larvae (99 species). The published data of most (79) of these species were then fit with 33 commonly-used development functions. Overall performance of each function type and consequences of using a function other than the best one to model data were assessed. Performance was also related to taxonomy and the range of temperatures examined. The majority (91.1%) of studies were found to not use the best function out of those tested. Using the incorrect model lead to significantly less accurate (e.g., mean difference±SE 85.9±27.4%, range: −1.7 to 1725.5%) predictions of development times than the best function. Overall, more complex functions performed poorly relative to simpler ones. However, performance of some complex functions improved when wide temperature ranges were tested, which tended to be confined to studies of insects or arachnids compared with those of crustaceans. Results indicate the biological significance of choosing the best-fitting model to describe temperature-dependent development time data.","container-title":"Journal of Thermal Biology","DOI":"10.1016/j.jtherbio.2016.11.013","ISSN":"0306-4565","journalAbbreviation":"Journal of Thermal Biology","language":"en","page":"65-77","source":"ScienceDirect","title":"A critical review of the use and performance of different function types for modeling temperature-dependent development of arthropod larvae","volume":"63","author":[{"family":"Quinn","given":"Brady K."}],"issued":{"date-parts":[["2017",1,1]]},"citation-key":"quinn2017b"}},{"id":6695,"uris":["http://zotero.org/users/8911623/items/2VI92PN5"],"itemData":{"id":6695,"type":"article-journal","abstract":"Characterizing the temperature-dependent development rate requires empirical data acquired by rearing individuals at different temperatures. Many mathematical models can be fitted to empirical data, making model comparison a mandatory step, yet model selection practices widely vary. We present guidelines for model selection using statistical criteria and the assessment of biological relevance of fits, exemplified throughout a Lepidoptera pest dataset. We also used in silico experiments to explore how experimental design and species attributes impact estimation accuracy of biological traits. Our results suggested that the uncertainty in model predictions was mostly determined by the rearing effort and the variance in development times of individuals. We found that a higher number of tested temperatures instead of a higher sample size per temperature may lead to more accurate estimations of model parameters. Our simulations suggested that an inappropriate model choice can lead to biased estimated values of biological traits (defined as attributes of temperature dependent development rate, i.e., optimal temperature for development and critical thresholds), highlighting the need for standardized model selection methods. Therefore, our results have direct implications for future studies on the temperature-dependent development rate of insects.","container-title":"Environmental Entomology","DOI":"10.1093/ee/nvab115","ISSN":"0046-225X","issue":"1","journalAbbreviation":"Environmental Entomology","page":"132-144","source":"Silverchair","title":"Modeling Temperature-Dependent Development Rate in Insects and Implications of Experimental Design","volume":"51","author":[{"family":"Régnier","given":"Baptiste"},{"family":"Legrand","given":"Judith"},{"family":"Rebaudo","given":"François"}],"issued":{"date-parts":[["2022",2,1]]},"citation-key":"regnier2022"}}],"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(Quinn 2017, Régnier et al. 2022)</w:t>
      </w:r>
      <w:r w:rsidR="003F1077" w:rsidRPr="0084756E">
        <w:rPr>
          <w:rFonts w:ascii="Times New Roman" w:hAnsi="Times New Roman" w:cs="Times New Roman"/>
        </w:rPr>
        <w:fldChar w:fldCharType="end"/>
      </w:r>
      <w:r w:rsidR="00976B70" w:rsidRPr="0084756E">
        <w:rPr>
          <w:rFonts w:ascii="Times New Roman" w:hAnsi="Times New Roman" w:cs="Times New Roman"/>
        </w:rPr>
        <w:t>.</w:t>
      </w:r>
    </w:p>
    <w:p w14:paraId="61356E2E" w14:textId="010262B8" w:rsidR="000D3963" w:rsidRPr="0084756E" w:rsidRDefault="003923EE" w:rsidP="000A3D8D">
      <w:pPr>
        <w:pStyle w:val="BodyText"/>
        <w:spacing w:line="480" w:lineRule="auto"/>
        <w:rPr>
          <w:rFonts w:ascii="Times New Roman" w:hAnsi="Times New Roman" w:cs="Times New Roman"/>
        </w:rPr>
      </w:pPr>
      <w:r w:rsidRPr="0084756E">
        <w:rPr>
          <w:rFonts w:ascii="Times New Roman" w:hAnsi="Times New Roman" w:cs="Times New Roman"/>
        </w:rPr>
        <w:t>Here, we ask</w:t>
      </w:r>
      <w:r w:rsidR="005E54D5" w:rsidRPr="0084756E">
        <w:rPr>
          <w:rFonts w:ascii="Times New Roman" w:hAnsi="Times New Roman" w:cs="Times New Roman"/>
        </w:rPr>
        <w:t>:</w:t>
      </w:r>
      <w:r w:rsidR="00FB08C6" w:rsidRPr="0084756E">
        <w:rPr>
          <w:rFonts w:ascii="Times New Roman" w:hAnsi="Times New Roman" w:cs="Times New Roman"/>
        </w:rPr>
        <w:t xml:space="preserve"> </w:t>
      </w:r>
      <w:r w:rsidRPr="0084756E">
        <w:rPr>
          <w:rFonts w:ascii="Times New Roman" w:hAnsi="Times New Roman" w:cs="Times New Roman"/>
          <w:i/>
          <w:iCs/>
        </w:rPr>
        <w:t>t</w:t>
      </w:r>
      <w:r w:rsidR="00FB08C6" w:rsidRPr="0084756E">
        <w:rPr>
          <w:rFonts w:ascii="Times New Roman" w:hAnsi="Times New Roman" w:cs="Times New Roman"/>
          <w:i/>
          <w:iCs/>
        </w:rPr>
        <w:t xml:space="preserve">o what extent modelling development rates using experimental data leveraged from </w:t>
      </w:r>
      <w:r w:rsidR="00204590" w:rsidRPr="0084756E">
        <w:rPr>
          <w:rFonts w:ascii="Times New Roman" w:hAnsi="Times New Roman" w:cs="Times New Roman"/>
          <w:i/>
          <w:iCs/>
        </w:rPr>
        <w:t xml:space="preserve">the </w:t>
      </w:r>
      <w:r w:rsidR="00FB08C6" w:rsidRPr="0084756E">
        <w:rPr>
          <w:rFonts w:ascii="Times New Roman" w:hAnsi="Times New Roman" w:cs="Times New Roman"/>
          <w:i/>
          <w:iCs/>
        </w:rPr>
        <w:t xml:space="preserve">crop </w:t>
      </w:r>
      <w:r w:rsidR="00976B70" w:rsidRPr="0084756E">
        <w:rPr>
          <w:rFonts w:ascii="Times New Roman" w:hAnsi="Times New Roman" w:cs="Times New Roman"/>
          <w:i/>
          <w:iCs/>
        </w:rPr>
        <w:t>pest literature</w:t>
      </w:r>
      <w:r w:rsidR="00FB08C6" w:rsidRPr="0084756E">
        <w:rPr>
          <w:rFonts w:ascii="Times New Roman" w:hAnsi="Times New Roman" w:cs="Times New Roman"/>
          <w:i/>
          <w:iCs/>
        </w:rPr>
        <w:t xml:space="preserve"> </w:t>
      </w:r>
      <w:r w:rsidR="00976B70" w:rsidRPr="0084756E">
        <w:rPr>
          <w:rFonts w:ascii="Times New Roman" w:hAnsi="Times New Roman" w:cs="Times New Roman"/>
          <w:i/>
          <w:iCs/>
        </w:rPr>
        <w:t>can predict observed temporal patterns in pest emergence at coarse time scales</w:t>
      </w:r>
      <w:r w:rsidR="00204590" w:rsidRPr="0084756E">
        <w:rPr>
          <w:rFonts w:ascii="Times New Roman" w:hAnsi="Times New Roman" w:cs="Times New Roman"/>
          <w:i/>
          <w:iCs/>
        </w:rPr>
        <w:t>?</w:t>
      </w:r>
      <w:r w:rsidR="00976B70" w:rsidRPr="0084756E">
        <w:rPr>
          <w:rFonts w:ascii="Times New Roman" w:hAnsi="Times New Roman" w:cs="Times New Roman"/>
        </w:rPr>
        <w:t xml:space="preserve"> Successful predictions would open a door to systematically integrating existing experimental knowledge into inferential schemes. </w:t>
      </w:r>
    </w:p>
    <w:p w14:paraId="33249E54" w14:textId="3F002718" w:rsidR="00320452" w:rsidRPr="0084756E" w:rsidRDefault="00FB08C6" w:rsidP="000A3D8D">
      <w:pPr>
        <w:pStyle w:val="BodyText"/>
        <w:spacing w:line="480" w:lineRule="auto"/>
        <w:rPr>
          <w:rFonts w:ascii="Times New Roman" w:hAnsi="Times New Roman" w:cs="Times New Roman"/>
        </w:rPr>
      </w:pPr>
      <w:r w:rsidRPr="0084756E">
        <w:rPr>
          <w:rFonts w:ascii="Times New Roman" w:hAnsi="Times New Roman" w:cs="Times New Roman"/>
        </w:rPr>
        <w:lastRenderedPageBreak/>
        <w:t xml:space="preserve">Unlike TPC-based phenological forecasts for key pest stages emergences, </w:t>
      </w:r>
      <w:r w:rsidR="007A4E87" w:rsidRPr="007A4E87">
        <w:rPr>
          <w:rFonts w:ascii="Times New Roman" w:hAnsi="Times New Roman" w:cs="Times New Roman"/>
          <w:highlight w:val="green"/>
        </w:rPr>
        <w:t>the</w:t>
      </w:r>
      <w:r w:rsidR="00320452" w:rsidRPr="0084756E">
        <w:rPr>
          <w:rFonts w:ascii="Times New Roman" w:hAnsi="Times New Roman" w:cs="Times New Roman"/>
        </w:rPr>
        <w:t xml:space="preserve"> rather overlooked aspect of pest incidence forecasts is how the target crop may influence pest development</w:t>
      </w:r>
      <w:r w:rsidR="003D6FFD" w:rsidRPr="0084756E">
        <w:rPr>
          <w:rFonts w:ascii="Times New Roman" w:hAnsi="Times New Roman" w:cs="Times New Roman"/>
        </w:rPr>
        <w:t xml:space="preserve">. Most studies forecasting pest phenology for prospective risk or integrated pest management —e.g., complex forecasts for major crop pests in </w:t>
      </w:r>
      <w:r w:rsidR="003D6FFD"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{"citationID":"eIOkCdca","properties":{"formattedCitation":"(Kroschel et al. 2013, Khadioli et al. 2014, Gutierrez et al. 2021)","plainCitation":"(Kroschel et al. 2013, Khadioli et al. 2014, Gutierrez et al. 2021)","dontUpdate":true,"noteIndex":0},"citationItems":[{"id":6711,"uris":["http://zotero.org/users/8911623/items/8ZHCL4KR"],"itemData":{"id":6711,"type":"article-journal","abstract":"Originating from the Andean region and co-evolved with its food plant, the potato (Solanum sp.), the potato tuber moth Phthorimaea operculella (Zeller) has become an invasive potato pest globally. The hypothesis of our present study was that the future distribution and abundance (damage potential) of this pest will be greatly affected by climate-change-caused changes in temperature. We used a process-based climatic phenology model for P. operculella and applied three risk indices (establishment-, generation, and activity index) in a geographic information system (GIS) environment to map and quantify changes for climate change scenarios of the year 2050 based on downscaled climate-change data of the scenario A1B from the WorldClim database. All applications and simulations were made using the Insect Life Cycle Modeling (ILCYM) software recently developed by The International Potato Center, Lima, Peru. The study concludes that there are three possible main scenarios of changes that may simultaneously occur: (1) the P. operculella damage potential will progressively increase in all regions where the pest already prevails today with an excessive increase in warmer cropping regions of the tropics and subtropics. In regions where P. operculella is established and develops &gt;4 generations per year, economic losses are likely to occur; under the current climate, &gt;4 generations are developed on 30.1% of the total potato production area worldwide, which will increase until the year 2050 to 42.4%, equal to an increase of 2,409,974 ha of potato under new infestation. (2) A range expansion in temperate regions of the northern hemisphere with additionally 8.6% (699,680 ha), 4.2% (32,873 ha), and 2.7% (234,404 ha) of the potato production area under higher risk in Asia, North America, and Europe, with moderate increases of its damage potential. (3) A range expansion in tropical temperate mountainous regions with a moderate increase of its damage potential; e.g., in Bolivia, Ecuador and Peru 44,281 ha, 9569 ha, and 39,646 ha of potato will be under new risk of infestation. The ILCYM software allowed a detailed analysis of possible climate-change-induced changes in temperature on P. operculella distribution and damage potential. Further, this tool offers means of overcoming limitations in predictions and mapping experienced with climate data interpolation and resolution by spatial point-by-point simulations at locations of interest. The methodology is proposed as a very helpful tool for adaptation planning in integrated pest management. (C) 2012 Elsevier B.V. All rights reserved.","container-title":"AGRICULTURAL AND FOREST METEOROLOGY","DOI":"10.1016/j.agrformet.2012.06.017","ISSN":"0168-1923, 1873-2240","journalAbbreviation":"Agric. For. Meteorol.","language":"English","note":"97 citations (Crossref) [2023-09-26]\nnumber-of-pages: 14\npublisher-place: Amsterdam\npublisher: Elsevier Science Bv\nWeb of Science ID: WOS:000315546700020","page":"228-241","source":"Clarivate Analytics Web of Science","title":"Predicting climate-change-caused changes in global temperature on potato tuber moth Phthorimaea operculella (Zeller) distribution and abundance using phenology modeling and GIS mapping","volume":"170","author":[{"family":"Kroschel","given":"J."},{"family":"Sporleder","given":"M."},{"family":"Tonnang","given":"H. E. Z."},{"family":"Juarez","given":"H."},{"family":"Carhuapoma","given":"P."},{"family":"Gonzales","given":"J. C."},{"family":"Simon","given":"R."}],"issued":{"date-parts":[["2013",3,15]]},"citation-key":"kroschel2013"}},{"id":795,"uris":["http://zotero.org/users/8911623/items/3AJI5B2U"],"itemData":{"id":795,"type":"article-journal","abstract":"Abstract\n            \n              Maize (Zea mays) is a major staple food in Africa. However, maize production is severely reduced by damage caused by feeding lepidopteran pests. In East and Southern Africa,\n              Chilo partellus\n              is one of the most damaging cereal stem borers mainly found in the warmer lowland areas. In this study, it was hypothesized that the future distribution and abundance of\n              C. partellus\n              may be affected greatly by the current global warming. The temperature-dependent population growth potential of\n              C. partellus\n              was studied on artificial diet under laboratory conditions at six constant temperatures (15, 18, 20, 25, 28, 30, 32 and 35 °C), relative humidity of 75±5% and a photoperiod of L12:L12 h. Several non-linear models were fitted to the data to model development time, mortality and reproduction of the insect species. Cohort updating algorithm and rate summation approach were stochastically used for simulating age and stage structure populations and generate life-table parameters. For spatial analysis of the pest risk, three generic risk indices (index of establishment, generation number and activity index) were visualized in the geographical information system component of the advanced Insect Life Cycle modeling (ILCYM) software. To predict the future distribution of\n              C. partellus\n              we used the climate change scenario A1B obtained from WorldClim and CCAFS databases. The maps were compared with available data on the current distribution of\n              C. partellus\n              in Kenya. The results show that the development times of the different stages decreased with increasing temperatures ranging from 18 to 35 °C; at the extreme temperatures, 15 and 38 °C, no egg could hatch and no larvae completed development. The study concludes that\n              C. partellus\n              may potentially expands its range into higher altitude areas, highland tropics and moist transitional regions, with the highest maize potential where the species has not been recorded yet. This has serious implication in terms of food security since these areas produce approximately 80% of the total maize in East Africa.","container-title":"Bulletin of Entomological Research","DOI":"10.1017/S0007485314000601","ISSN":"0007-4853, 1475-2670","issue":"6","journalAbbreviation":"Bull. Entomol. Res.","language":"en","page":"809-822","source":"DOI.org (Crossref)","title":"Effect of temperature on the phenology of &lt;i&gt;Chilo partellus&lt;/i&gt; (Swinhoe) (Lepidoptera, Crambidae); simulation and visualization of the potential future distribution of &lt;i&gt;C. partellus&lt;/i&gt; in Africa under warmer temperatures through the development of life-table parameters","volume":"104","author":[{"family":"Khadioli","given":"N."},{"family":"Tonnang","given":"Z.E.H."},{"family":"Muchugu","given":"E."},{"family":"Ong'amo","given":"G."},{"family":"Achia","given":"T."},{"family":"Kipchirchir","given":"I."},{"family":"Kroschel","given":"J."},{"family":"Le Ru","given":"B."}],"issued":{"date-parts":[["2014",12]]},"citation-key":"khadioliEffectTemperaturePhenology2014"}},{"id":5582,"uris":["http://zotero.org/users/8911623/items/NJ9G4IES"],"itemData":{"id":5582,"type":"article-journal","abstract":"Tropical fruit flies are considered among the most economically important invasive species detected in temperate areas of the United States and the European Union. Detections often trigger quarantine and eradication programs that are conducted without a holistic understanding of the threat posed. Weather-driven physiologically-based demographic models are used to estimate the geographic range, relative abundance, and threat posed by four tropical tephritid fruit flies (Mediterranean fruit fly, melon fly, oriental fruit fly, and Mexican fruit fly) in North and Central America, and the European-Mediterranean region under extant and climate change weather (RCP8.5 and A1B scenarios). Most temperate areas under tropical fruit fly propagule pressure have not been suitable for establishment, but suitability is predicted to increase in some areas with climate change. To meet this ongoing challenge, investments are needed to collect sound biological data to develop mechanistic models to predict the geographic range and relative abundance of these and other invasive species, and to put eradication policies on a scientific basis.","container-title":"Communications Biology","DOI":"10.1038/s42003-021-02599-9","ISSN":"2399-3642","issue":"1","journalAbbreviation":"Commun Biol","language":"en","license":"2021 The Author(s)","note":"12 citations (Crossref) [2024-01-22]\nnumber: 1\npublisher: Nature Publishing Group","page":"1-14","source":"www.nature.com","title":"Invasive potential of tropical fruit flies in temperate regions under climate change","volume":"4","author":[{"family":"Gutierrez","given":"Andrew Paul"},{"family":"Ponti","given":"Luigi"},{"family":"Neteler","given":"Markus"},{"family":"Suckling","given":"David Maxwell"},{"family":"Cure","given":"José Ricardo"}],"issued":{"date-parts":[["2021",9,30]]},"citation-key":"gutierrez2021a"}}],"schema":"https://github.com/citation-style-language/schema/raw/master/csl-citation.json"} </w:instrText>
      </w:r>
      <w:r w:rsidR="003D6FFD" w:rsidRPr="0084756E">
        <w:rPr>
          <w:rFonts w:ascii="Times New Roman" w:hAnsi="Times New Roman" w:cs="Times New Roman"/>
        </w:rPr>
        <w:fldChar w:fldCharType="separate"/>
      </w:r>
      <w:r w:rsidR="003D6FFD" w:rsidRPr="0084756E">
        <w:rPr>
          <w:rFonts w:ascii="Times New Roman" w:hAnsi="Times New Roman" w:cs="Times New Roman"/>
        </w:rPr>
        <w:t xml:space="preserve">(Kroschel et al. 2013, </w:t>
      </w:r>
      <w:r w:rsidR="00613917" w:rsidRPr="0084756E">
        <w:rPr>
          <w:rFonts w:ascii="Times New Roman" w:hAnsi="Times New Roman" w:cs="Times New Roman"/>
        </w:rPr>
        <w:t xml:space="preserve"> </w:t>
      </w:r>
      <w:r w:rsidR="003D6FFD" w:rsidRPr="0084756E">
        <w:rPr>
          <w:rFonts w:ascii="Times New Roman" w:hAnsi="Times New Roman" w:cs="Times New Roman"/>
        </w:rPr>
        <w:t>Gutierrez et al. 2021)</w:t>
      </w:r>
      <w:r w:rsidR="003D6FFD" w:rsidRPr="0084756E">
        <w:rPr>
          <w:rFonts w:ascii="Times New Roman" w:hAnsi="Times New Roman" w:cs="Times New Roman"/>
        </w:rPr>
        <w:fldChar w:fldCharType="end"/>
      </w:r>
      <w:r w:rsidR="003D6FFD" w:rsidRPr="0084756E">
        <w:rPr>
          <w:rFonts w:ascii="Times New Roman" w:hAnsi="Times New Roman" w:cs="Times New Roman"/>
        </w:rPr>
        <w:t xml:space="preserve"> </w:t>
      </w:r>
      <w:r w:rsidR="00320452" w:rsidRPr="0084756E">
        <w:rPr>
          <w:rFonts w:ascii="Times New Roman" w:hAnsi="Times New Roman" w:cs="Times New Roman"/>
        </w:rPr>
        <w:t xml:space="preserve">rarely account for </w:t>
      </w:r>
      <w:r w:rsidR="003D6FFD" w:rsidRPr="0084756E">
        <w:rPr>
          <w:rFonts w:ascii="Times New Roman" w:hAnsi="Times New Roman" w:cs="Times New Roman"/>
        </w:rPr>
        <w:t>the host plant phenology. Thus, they usually ignore t</w:t>
      </w:r>
      <w:r w:rsidR="00320452" w:rsidRPr="0084756E">
        <w:rPr>
          <w:rFonts w:ascii="Times New Roman" w:hAnsi="Times New Roman" w:cs="Times New Roman"/>
        </w:rPr>
        <w:t>he degree of phenological synchrony</w:t>
      </w:r>
      <w:r w:rsidR="003D6FFD" w:rsidRPr="0084756E">
        <w:rPr>
          <w:rFonts w:ascii="Times New Roman" w:hAnsi="Times New Roman" w:cs="Times New Roman"/>
        </w:rPr>
        <w:t xml:space="preserve"> (with possible</w:t>
      </w:r>
      <w:r w:rsidR="003F1077" w:rsidRPr="0084756E">
        <w:rPr>
          <w:rFonts w:ascii="Times New Roman" w:hAnsi="Times New Roman" w:cs="Times New Roman"/>
        </w:rPr>
        <w:t xml:space="preserve"> </w:t>
      </w:r>
      <w:r w:rsidR="00320452" w:rsidRPr="0084756E">
        <w:rPr>
          <w:rFonts w:ascii="Times New Roman" w:hAnsi="Times New Roman" w:cs="Times New Roman"/>
        </w:rPr>
        <w:t xml:space="preserve">subsequent </w:t>
      </w:r>
      <w:r w:rsidR="003D6FFD" w:rsidRPr="0084756E">
        <w:rPr>
          <w:rFonts w:ascii="Times New Roman" w:hAnsi="Times New Roman" w:cs="Times New Roman"/>
        </w:rPr>
        <w:t xml:space="preserve">phenological </w:t>
      </w:r>
      <w:r w:rsidR="00320452" w:rsidRPr="0084756E">
        <w:rPr>
          <w:rFonts w:ascii="Times New Roman" w:hAnsi="Times New Roman" w:cs="Times New Roman"/>
        </w:rPr>
        <w:t>mismatches with fitness cost</w:t>
      </w:r>
      <w:r w:rsidR="003D6FFD" w:rsidRPr="0084756E">
        <w:rPr>
          <w:rFonts w:ascii="Times New Roman" w:hAnsi="Times New Roman" w:cs="Times New Roman"/>
        </w:rPr>
        <w:t xml:space="preserve">, see </w:t>
      </w:r>
      <w:r w:rsidR="003F1077"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{"citationID":"5rtQ4Rk7","properties":{"formattedCitation":"(Kharouba and Wolkovich 2020)","plainCitation":"(Kharouba and Wolkovich 2020)","dontUpdate":true,"noteIndex":0},"citationItems":[{"id":567,"uris":["http://zotero.org/users/8911623/items/8DJJHQ2X"],"itemData":{"id":567,"type":"article-journal","container-title":"Nature Climate Change","DOI":"10.1038/s41558-020-0752-x","ISSN":"1758-678X, 1758-6798","issue":"5","language":"en","page":"406-415","source":"Crossref","title":"Disconnects between ecological theory and data in phenological mismatch research","volume":"10","author":[{"family":"Kharouba","given":"Heather M."},{"family":"Wolkovich","given":"Elizabeth M."}],"issued":{"date-parts":[["2020",5]]},"citation-key":"kharoubaDisconnectsEcologicalTheory2020"}}],"schema":"https://github.com/citation-style-language/schema/raw/master/csl-citation.json"} </w:instrText>
      </w:r>
      <w:r w:rsidR="003F1077" w:rsidRPr="0084756E">
        <w:rPr>
          <w:rFonts w:ascii="Times New Roman" w:hAnsi="Times New Roman" w:cs="Times New Roman"/>
        </w:rPr>
        <w:fldChar w:fldCharType="separate"/>
      </w:r>
      <w:r w:rsidR="003F1077" w:rsidRPr="0084756E">
        <w:rPr>
          <w:rFonts w:ascii="Times New Roman" w:hAnsi="Times New Roman" w:cs="Times New Roman"/>
        </w:rPr>
        <w:t xml:space="preserve"> </w:t>
      </w:r>
      <w:proofErr w:type="spellStart"/>
      <w:r w:rsidR="003F1077" w:rsidRPr="0084756E">
        <w:rPr>
          <w:rFonts w:ascii="Times New Roman" w:hAnsi="Times New Roman" w:cs="Times New Roman"/>
        </w:rPr>
        <w:t>Kharouba</w:t>
      </w:r>
      <w:proofErr w:type="spellEnd"/>
      <w:r w:rsidR="003F1077" w:rsidRPr="0084756E">
        <w:rPr>
          <w:rFonts w:ascii="Times New Roman" w:hAnsi="Times New Roman" w:cs="Times New Roman"/>
        </w:rPr>
        <w:t xml:space="preserve"> and </w:t>
      </w:r>
      <w:proofErr w:type="spellStart"/>
      <w:r w:rsidR="003F1077" w:rsidRPr="0084756E">
        <w:rPr>
          <w:rFonts w:ascii="Times New Roman" w:hAnsi="Times New Roman" w:cs="Times New Roman"/>
        </w:rPr>
        <w:t>Wolkovich</w:t>
      </w:r>
      <w:proofErr w:type="spellEnd"/>
      <w:r w:rsidR="003F1077" w:rsidRPr="0084756E">
        <w:rPr>
          <w:rFonts w:ascii="Times New Roman" w:hAnsi="Times New Roman" w:cs="Times New Roman"/>
        </w:rPr>
        <w:t xml:space="preserve"> 2020</w:t>
      </w:r>
      <w:r w:rsidR="003F1077" w:rsidRPr="0084756E">
        <w:rPr>
          <w:rFonts w:ascii="Times New Roman" w:hAnsi="Times New Roman" w:cs="Times New Roman"/>
        </w:rPr>
        <w:fldChar w:fldCharType="end"/>
      </w:r>
      <w:r w:rsidR="003F1077" w:rsidRPr="0084756E">
        <w:rPr>
          <w:rFonts w:ascii="Times New Roman" w:hAnsi="Times New Roman" w:cs="Times New Roman"/>
        </w:rPr>
        <w:t xml:space="preserve"> </w:t>
      </w:r>
      <w:r w:rsidRPr="0084756E">
        <w:rPr>
          <w:rFonts w:ascii="Times New Roman" w:hAnsi="Times New Roman" w:cs="Times New Roman"/>
        </w:rPr>
        <w:t>for a theoretical discussion</w:t>
      </w:r>
      <w:r w:rsidR="003D6FFD" w:rsidRPr="0084756E">
        <w:rPr>
          <w:rFonts w:ascii="Times New Roman" w:hAnsi="Times New Roman" w:cs="Times New Roman"/>
        </w:rPr>
        <w:t>)</w:t>
      </w:r>
      <w:r w:rsidR="00320452" w:rsidRPr="0084756E">
        <w:rPr>
          <w:rFonts w:ascii="Times New Roman" w:hAnsi="Times New Roman" w:cs="Times New Roman"/>
        </w:rPr>
        <w:t xml:space="preserve"> between the pest targeted stage</w:t>
      </w:r>
      <w:r w:rsidR="003F1077" w:rsidRPr="0084756E">
        <w:rPr>
          <w:rFonts w:ascii="Times New Roman" w:hAnsi="Times New Roman" w:cs="Times New Roman"/>
        </w:rPr>
        <w:t xml:space="preserve"> </w:t>
      </w:r>
      <w:r w:rsidR="00320452" w:rsidRPr="0084756E">
        <w:rPr>
          <w:rFonts w:ascii="Times New Roman" w:hAnsi="Times New Roman" w:cs="Times New Roman"/>
        </w:rPr>
        <w:t>—i.e., the crop-damaging life stage—</w:t>
      </w:r>
      <w:r w:rsidR="003F1077" w:rsidRPr="0084756E">
        <w:rPr>
          <w:rFonts w:ascii="Times New Roman" w:hAnsi="Times New Roman" w:cs="Times New Roman"/>
        </w:rPr>
        <w:t xml:space="preserve"> </w:t>
      </w:r>
      <w:r w:rsidR="00320452" w:rsidRPr="0084756E">
        <w:rPr>
          <w:rFonts w:ascii="Times New Roman" w:hAnsi="Times New Roman" w:cs="Times New Roman"/>
        </w:rPr>
        <w:t>and the relevant plant phenological stage and events</w:t>
      </w:r>
      <w:r w:rsidR="00CB41D6">
        <w:rPr>
          <w:rFonts w:ascii="Times New Roman" w:hAnsi="Times New Roman" w:cs="Times New Roman"/>
        </w:rPr>
        <w:t xml:space="preserve"> (</w:t>
      </w:r>
      <w:r w:rsidR="00CB41D6" w:rsidRPr="007A4E87">
        <w:rPr>
          <w:rFonts w:ascii="Times New Roman" w:hAnsi="Times New Roman" w:cs="Times New Roman"/>
          <w:highlight w:val="green"/>
        </w:rPr>
        <w:t xml:space="preserve">but see </w:t>
      </w:r>
      <w:r w:rsidR="007A4E87">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{"citationID":"DtSIottV","properties":{"formattedCitation":"(Pulatov et al. 2016)","plainCitation":"(Pulatov et al. 2016)","noteIndex":0},"citationItems":[{"id":9369,"uris":["http://zotero.org/users/8911623/items/SE32T658"],"itemData":{"id":9369,"type":"article-journal","abstract":"Europe is one of the world’s largest food producers, and climate change may pose a serious threat to food security in the region. In the present study, we assess the potential impact of climate change on the Colorado Potato Beetle (CPB), Leptinotarsa decemlineata (Say)—a severe pest of potato (Solanum tuberosum, L.). We also investigate the possible impact of climate change on the phenological development of potato. The main focus is on factors that may limit the northward expansion of the CPB, and the number of generations per year in areas where the insect pest is already present. These factors include lack of temperature sum for completed development before winter, and lack of food (i.e. potato) due to mismatches in insect-host plant phenological synchrony. We use a gridded observational dataset and an ensemble of bias corrected regional climate model data for the period of 1981–2099, representing RCP8.5, as input to a potato and CPB phenological model. The results show that in the future, CPB individuals with a low developmental threshold (+10°C) can complete maturity of two generations per year before potato is harvested in most parts of Europe. A third generation of CPB may not be able to complete maturation due to lack of food in south and central Europe, while temperature becomes a limiting factor further north. In north-eastern Europe, the initiation of a first generation may be delayed due to lack of food in spring. CPBs with a high developmental threshold (+12°C) will emerge later from winter hibernation, and food availability will therefore not be a problem in spring. However, individuals with a high developmental threshold face a greater risk of regeneration failure caused by harvesting of potato in autumn. The potential lack of food in autumn may also increase the strength of selection towards a low developmental threshold in northern populations. The combined analysis of CPB and potato phenology indicated that climate change can lead to increased pressure from the CPB in most potato growing areas.","container-title":"Agriculture, Ecosystems &amp; Environment","DOI":"10.1016/j.agee.2016.03.027","ISSN":"0167-8809","journalAbbreviation":"Agriculture, Ecosystems &amp; Environment","note":"19 citations (Crossref) [2025-02-03]","page":"39-49","source":"ScienceDirect","title":"Evaluation of the phenological synchrony between potato crop and Colorado potato beetle under future climate in Europe","volume":"224","author":[{"family":"Pulatov","given":"Bakhtiyor"},{"family":"Jönsson","given":"Anna Maria"},{"family":"Wilcke","given":"Renate A. I."},{"family":"Linderson","given":"Maj-Lena"},{"family":"Hall","given":"Karin"},{"family":"Bärring","given":"Lars"}],"issued":{"date-parts":[["2016",5,15]]},"citation-key":"pulatov2016"}}],"schema":"https://github.com/citation-style-language/schema/raw/master/csl-citation.json"} </w:instrText>
      </w:r>
      <w:r w:rsidR="007A4E87">
        <w:rPr>
          <w:rFonts w:ascii="Times New Roman" w:hAnsi="Times New Roman" w:cs="Times New Roman"/>
        </w:rPr>
        <w:fldChar w:fldCharType="separate"/>
      </w:r>
      <w:r w:rsidR="007A4E87">
        <w:rPr>
          <w:rFonts w:ascii="Times New Roman" w:hAnsi="Times New Roman" w:cs="Times New Roman"/>
        </w:rPr>
        <w:t xml:space="preserve"> </w:t>
      </w:r>
      <w:proofErr w:type="spellStart"/>
      <w:r w:rsidR="007A4E87" w:rsidRPr="007A4E87">
        <w:rPr>
          <w:rFonts w:ascii="Times New Roman" w:hAnsi="Times New Roman" w:cs="Times New Roman"/>
        </w:rPr>
        <w:t>Pulatov</w:t>
      </w:r>
      <w:proofErr w:type="spellEnd"/>
      <w:r w:rsidR="007A4E87" w:rsidRPr="007A4E87">
        <w:rPr>
          <w:rFonts w:ascii="Times New Roman" w:hAnsi="Times New Roman" w:cs="Times New Roman"/>
        </w:rPr>
        <w:t xml:space="preserve"> et al. 2016)</w:t>
      </w:r>
      <w:r w:rsidR="007A4E87">
        <w:rPr>
          <w:rFonts w:ascii="Times New Roman" w:hAnsi="Times New Roman" w:cs="Times New Roman"/>
        </w:rPr>
        <w:fldChar w:fldCharType="end"/>
      </w:r>
      <w:r w:rsidR="007A4E87">
        <w:rPr>
          <w:rFonts w:ascii="Times New Roman" w:hAnsi="Times New Roman" w:cs="Times New Roman"/>
        </w:rPr>
        <w:t xml:space="preserve">. </w:t>
      </w:r>
      <w:r w:rsidR="00320452" w:rsidRPr="0084756E">
        <w:rPr>
          <w:rFonts w:ascii="Times New Roman" w:hAnsi="Times New Roman" w:cs="Times New Roman"/>
        </w:rPr>
        <w:t>Synchrony might be determinant if the targeted pest life-stage (usually larvae) is adapted to feed on a specific plant phenological stage</w:t>
      </w:r>
      <w:r w:rsidR="004444EB" w:rsidRPr="0084756E">
        <w:rPr>
          <w:rFonts w:ascii="Times New Roman" w:hAnsi="Times New Roman" w:cs="Times New Roman"/>
        </w:rPr>
        <w:t xml:space="preserve">, as well documented for </w:t>
      </w:r>
      <w:r w:rsidR="00320452" w:rsidRPr="0084756E">
        <w:rPr>
          <w:rFonts w:ascii="Times New Roman" w:hAnsi="Times New Roman" w:cs="Times New Roman"/>
        </w:rPr>
        <w:t>host tree budbreak and spruce budworm (</w:t>
      </w:r>
      <w:r w:rsidR="004444EB" w:rsidRPr="0084756E">
        <w:rPr>
          <w:rFonts w:ascii="Times New Roman" w:hAnsi="Times New Roman" w:cs="Times New Roman"/>
        </w:rPr>
        <w:t>e.g.,</w:t>
      </w:r>
      <w:r w:rsidR="003F1077" w:rsidRPr="0084756E">
        <w:rPr>
          <w:rFonts w:ascii="Times New Roman" w:hAnsi="Times New Roman" w:cs="Times New Roman"/>
        </w:rPr>
        <w:t xml:space="preserve"> </w:t>
      </w:r>
      <w:r w:rsidR="003F1077"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{"citationID":"ZgbCWiUu","properties":{"formattedCitation":"(Pureswaran et al. 2015, 2019, Ren et al. 2020)","plainCitation":"(Pureswaran et al. 2015, 2019, Ren et al. 2020)","dontUpdate":true,"noteIndex":0},"citationItems":[{"id":556,"uris":["http://zotero.org/users/8911623/items/BTMTXWFX"],"itemData":{"id":556,"type":"article-journal","abstract":"Climate change is altering insect disturbance regimes via temperature-mediated phenological changes and trophic interactions among host trees, herbivorous insects, and their natural enemies in boreal forests. Range expansion and increase in outbreak severity of forest insects are occurring in Europe and North America. The degree to which northern forest ecosystems are resilient to novel disturbance regimes will have direct consequences for the provisioning of goods and services from these forests and for long-term forest management planning. Among major ecological disturbance agents in the boreal forests of North America is a tortricid moth, the eastern spruce budworm, which defoliates fir (Abies spp.) and spruce (Picea spp.). Northern expansion of this defoliator in eastern North America and climate-induced narrowing of the phenological mismatch between the insect and its secondary host, black spruce (Picea mariana), may permit greater defoliation and mortality in extensive northern black spruce forests. Although spruce budworm outbreak centers have appeared in the boreal black spruce zone historically, defoliation and mortality were minor. Potential increases in outbreak severity and tree mortality raise concerns about the future state of this northern ecosystem. Severe spruce budworm outbreaks could decrease stand productivity compared with their occurrence in more diverse, southern balsam fir forest landscapes that have coevolved with outbreaks. Furthermore, depending on the proportion of balsam fir and deciduous species present and fire recurrence, changes in regeneration patterns and in nutrient cycling could alter ecosystem dynamics and replace black spruce by more productive mixed-wood forest, or by less productive ericaceous shrublands. Long-term monitoring, manipulative experiments, and process modeling of climate-induced phenological changes on herbivorous insect pests, their host tree species, and natural enemies in northern forests are therefore crucial to predicting species range shifts and assessing ecological and economic impacts.","container-title":"Ecology","DOI":"10.1890/13-2366.1","ISSN":"1939-9170","issue":"6","language":"en","license":"© 2015 by the Ecological Society of America","page":"1480-1491","source":"Wiley Online Library","title":"Climate-induced changes in host tree–insect phenology may drive ecological state-shift in boreal forests","volume":"96","author":[{"family":"Pureswaran","given":"Deepa S."},{"family":"Grandpré","given":"Louis De"},{"family":"Paré","given":"David"},{"family":"Taylor","given":"Anthony"},{"family":"Barrette","given":"Martin"},{"family":"Morin","given":"Hubert"},{"family":"Régnière","given":"Jacques"},{"family":"Kneeshaw","given":"Daniel D."}],"issued":{"date-parts":[["2015"]]},"citation-key":"pureswaran2015"}},{"id":6430,"uris":["http://zotero.org/users/8911623/items/FSEH97V7"],"itemData":{"id":6430,"type":"article-journal","abstract":"Climate change is predicted to alter relationships between trophic levels by changing the phenology of interacting species. We tested whether synchrony between two critical phenological events, budburst of host species and larval emergence from diapause of eastern spruce budworm, increased at warmer temperatures in the boreal forest in northeastern Canada. Budburst was up to 4.6 ± 0.7 days earlier in balsam fir and up to 2.8 ± 0.8 days earlier in black spruce per degree increase in temperature, in naturally occurring microclimates. Larval emergence from diapause did not exhibit a similar response. Instead, larvae emerged once average ambient temperatures reached 10°C, regardless of differences in microclimate. Phenological synchrony increased with warmer microclimates, tightening the relationship between spruce budworm and its host species. Synchrony increased by up to 4.5 ± 0.7 days for balsam fir and up to 2.8 ± 0.8 days for black spruce per degree increase in temperature. Under a warmer climate, defoliation could potentially begin earlier in the season, in which case, damage on the primary host, balsam fir may increase. Black spruce, which escapes severe herbivory because of a 2-week delay in budburst, would become more suitable as a resource for the spruce budworm. The northern boreal forest could become more vulnerable to outbreaks in the future.","container-title":"Ecology and Evolution","DOI":"10.1002/ece3.4779","ISSN":"2045-7758","issue":"1","language":"en","license":"© 2018 The Authors. Ecology and Evolution published by John Wiley &amp; Sons Ltd.","note":"_eprint: https://onlinelibrary.wiley.com/doi/pdf/10.1002/ece3.4779","page":"576-586","source":"Wiley Online Library","title":"Phenological synchrony between eastern spruce budworm and its host trees increases with warmer temperatures in the boreal forest","volume":"9","author":[{"family":"Pureswaran","given":"Deepa S."},{"family":"Neau","given":"Mathieu"},{"family":"Marchand","given":"Maryse"},{"family":"De Grandpré","given":"Louis"},{"family":"Kneeshaw","given":"Dan"}],"issued":{"date-parts":[["2019"]]},"citation-key":"pureswaran2019"}},{"id":600,"uris":["http://zotero.org/users/8911623/items/RPJQ6RGX"],"itemData":{"id":600,"type":"article-journal","abstract":"Climate change is altering phenology; however, the magnitude of this change varies among taxa. Compared with phenological mismatch between plants and herbivores, synchronization due to climate has been less explored, despite its potential implications for trophic interactions. The earlier budburst induced by defoliation is a phenological strategy for plants against herbivores. Here, we tested whether warming can counteract defoliation-induced mismatch by increasing herbivore-plant phenological synchrony. We compared the larval phenology of spruce budworm and budburst in balsam fir, black spruce, and white spruce saplings subjected to defoliation in a controlled environment at temperatures of 12, 17, and 22°C. Budburst in defoliated saplings occurred 6–24 days earlier than in the controls, thus mismatching needle development from larval feeding. This mismatch decreased to only 3–7 days, however, when temperatures warmed by 5 and 10°C, leading to a resynchronization of the host with spruce budworm larvae. The increasing synchrony under warming counteracts the defoliation-induced mismatch, disrupting trophic interactions and energy flow between forest ecosystem and insect populations. Our results suggest that the predicted warming may improve food quality and provide better growth conditions for larval development, thus promoting longer or more intense insect outbreaks in the future.","container-title":"Global Change Biology","DOI":"https://doi.org/10.1111/gcb.14991","ISSN":"1365-2486","issue":"4","language":"en","license":"© 2020 John Wiley &amp; Sons Ltd","page":"2072-2080","source":"Wiley Online Library","title":"Warming counteracts defoliation-induced mismatch by increasing herbivore-plant phenological synchrony","volume":"26","author":[{"family":"Ren","given":"Ping"},{"family":"Néron","given":"Valérie"},{"family":"Rossi","given":"Sergio"},{"family":"Liang","given":"Eryuan"},{"family":"Bouchard","given":"Mathieu"},{"family":"Deslauriers","given":"Annie"}],"issued":{"date-parts":[["2020"]]},"citation-key":"renWarmingCounteractsDefoliationinduced2020"}}],"schema":"https://github.com/citation-style-language/schema/raw/master/csl-citation.json"} </w:instrText>
      </w:r>
      <w:r w:rsidR="003F1077" w:rsidRPr="0084756E">
        <w:rPr>
          <w:rFonts w:ascii="Times New Roman" w:hAnsi="Times New Roman" w:cs="Times New Roman"/>
        </w:rPr>
        <w:fldChar w:fldCharType="separate"/>
      </w:r>
      <w:proofErr w:type="spellStart"/>
      <w:r w:rsidR="00D364F8" w:rsidRPr="0084756E">
        <w:rPr>
          <w:rFonts w:ascii="Times New Roman" w:hAnsi="Times New Roman" w:cs="Times New Roman"/>
        </w:rPr>
        <w:t>Pureswaran</w:t>
      </w:r>
      <w:proofErr w:type="spellEnd"/>
      <w:r w:rsidR="00D364F8" w:rsidRPr="0084756E">
        <w:rPr>
          <w:rFonts w:ascii="Times New Roman" w:hAnsi="Times New Roman" w:cs="Times New Roman"/>
        </w:rPr>
        <w:t xml:space="preserve"> et al. 2015, Ren et al. 2020)</w:t>
      </w:r>
      <w:r w:rsidR="003F1077" w:rsidRPr="0084756E">
        <w:rPr>
          <w:rFonts w:ascii="Times New Roman" w:hAnsi="Times New Roman" w:cs="Times New Roman"/>
        </w:rPr>
        <w:fldChar w:fldCharType="end"/>
      </w:r>
      <w:r w:rsidR="004444EB" w:rsidRPr="0084756E">
        <w:rPr>
          <w:rFonts w:ascii="Times New Roman" w:hAnsi="Times New Roman" w:cs="Times New Roman"/>
        </w:rPr>
        <w:t>.</w:t>
      </w:r>
      <w:r w:rsidR="00320452" w:rsidRPr="0084756E">
        <w:rPr>
          <w:rFonts w:ascii="Times New Roman" w:hAnsi="Times New Roman" w:cs="Times New Roman"/>
        </w:rPr>
        <w:t xml:space="preserve"> </w:t>
      </w:r>
      <w:r w:rsidR="00034828" w:rsidRPr="0084756E">
        <w:rPr>
          <w:rFonts w:ascii="Times New Roman" w:hAnsi="Times New Roman" w:cs="Times New Roman"/>
        </w:rPr>
        <w:t>Hence, we also ask whether incorporating temperature-dependent time windows of the resource —i.e., the phenologica</w:t>
      </w:r>
      <w:r w:rsidR="004444EB" w:rsidRPr="0084756E">
        <w:rPr>
          <w:rFonts w:ascii="Times New Roman" w:hAnsi="Times New Roman" w:cs="Times New Roman"/>
        </w:rPr>
        <w:t>l</w:t>
      </w:r>
      <w:r w:rsidR="00034828" w:rsidRPr="0084756E">
        <w:rPr>
          <w:rFonts w:ascii="Times New Roman" w:hAnsi="Times New Roman" w:cs="Times New Roman"/>
        </w:rPr>
        <w:t xml:space="preserve"> sensitivity of the crop plant— may affect predictions of pest risk assessment.</w:t>
      </w:r>
    </w:p>
    <w:p w14:paraId="65BEFCB1" w14:textId="19585DB1" w:rsidR="00FB08C6" w:rsidRPr="0084756E" w:rsidRDefault="00535C41"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In sum, </w:t>
      </w:r>
      <w:r w:rsidR="00034828" w:rsidRPr="0084756E">
        <w:rPr>
          <w:rFonts w:ascii="Times New Roman" w:hAnsi="Times New Roman" w:cs="Times New Roman"/>
        </w:rPr>
        <w:t xml:space="preserve">we </w:t>
      </w:r>
      <w:r w:rsidR="00FB08C6" w:rsidRPr="0084756E">
        <w:rPr>
          <w:rFonts w:ascii="Times New Roman" w:hAnsi="Times New Roman" w:cs="Times New Roman"/>
        </w:rPr>
        <w:t>examine th</w:t>
      </w:r>
      <w:r w:rsidR="00034828" w:rsidRPr="0084756E">
        <w:rPr>
          <w:rFonts w:ascii="Times New Roman" w:hAnsi="Times New Roman" w:cs="Times New Roman"/>
        </w:rPr>
        <w:t xml:space="preserve">ese two questions — (1) the predictive ability of TPC-modelling at large spatial-temporal scales and </w:t>
      </w:r>
      <w:r w:rsidR="00034828" w:rsidRPr="0084756E">
        <w:rPr>
          <w:rFonts w:ascii="Times New Roman" w:hAnsi="Times New Roman" w:cs="Times New Roman"/>
          <w:i/>
          <w:iCs/>
        </w:rPr>
        <w:t xml:space="preserve">(2) </w:t>
      </w:r>
      <w:r w:rsidR="00034828" w:rsidRPr="0084756E">
        <w:rPr>
          <w:rFonts w:ascii="Times New Roman" w:hAnsi="Times New Roman" w:cs="Times New Roman"/>
        </w:rPr>
        <w:t xml:space="preserve">the ecological applied relevance of incorporating phenological synchrony between arthropod pest and its resource crop— </w:t>
      </w:r>
      <w:r w:rsidR="00FB08C6" w:rsidRPr="0084756E">
        <w:rPr>
          <w:rFonts w:ascii="Times New Roman" w:hAnsi="Times New Roman" w:cs="Times New Roman"/>
        </w:rPr>
        <w:t xml:space="preserve">with an example for </w:t>
      </w:r>
      <w:r w:rsidR="00034828" w:rsidRPr="0084756E">
        <w:rPr>
          <w:rFonts w:ascii="Times New Roman" w:hAnsi="Times New Roman" w:cs="Times New Roman"/>
          <w:i/>
          <w:iCs/>
        </w:rPr>
        <w:t xml:space="preserve">Pieris </w:t>
      </w:r>
      <w:proofErr w:type="spellStart"/>
      <w:r w:rsidR="00034828" w:rsidRPr="0084756E">
        <w:rPr>
          <w:rFonts w:ascii="Times New Roman" w:hAnsi="Times New Roman" w:cs="Times New Roman"/>
          <w:i/>
          <w:iCs/>
        </w:rPr>
        <w:t>rapae</w:t>
      </w:r>
      <w:proofErr w:type="spellEnd"/>
      <w:r w:rsidR="00034828" w:rsidRPr="0084756E">
        <w:rPr>
          <w:rFonts w:ascii="Times New Roman" w:hAnsi="Times New Roman" w:cs="Times New Roman"/>
          <w:i/>
          <w:iCs/>
        </w:rPr>
        <w:t xml:space="preserve">, </w:t>
      </w:r>
      <w:r w:rsidR="00FB08C6" w:rsidRPr="0084756E">
        <w:rPr>
          <w:rFonts w:ascii="Times New Roman" w:hAnsi="Times New Roman" w:cs="Times New Roman"/>
        </w:rPr>
        <w:t>a</w:t>
      </w:r>
      <w:r w:rsidR="00034828" w:rsidRPr="0084756E">
        <w:rPr>
          <w:rFonts w:ascii="Times New Roman" w:hAnsi="Times New Roman" w:cs="Times New Roman"/>
        </w:rPr>
        <w:t xml:space="preserve"> widespread</w:t>
      </w:r>
      <w:r w:rsidR="00FB08C6" w:rsidRPr="0084756E">
        <w:rPr>
          <w:rFonts w:ascii="Times New Roman" w:hAnsi="Times New Roman" w:cs="Times New Roman"/>
        </w:rPr>
        <w:t xml:space="preserve"> lepidopterous pest affecting Brassicaceae crops in </w:t>
      </w:r>
      <w:r w:rsidR="00034828" w:rsidRPr="0084756E">
        <w:rPr>
          <w:rFonts w:ascii="Times New Roman" w:hAnsi="Times New Roman" w:cs="Times New Roman"/>
        </w:rPr>
        <w:t xml:space="preserve">continental </w:t>
      </w:r>
      <w:r w:rsidR="00FB08C6" w:rsidRPr="0084756E">
        <w:rPr>
          <w:rFonts w:ascii="Times New Roman" w:hAnsi="Times New Roman" w:cs="Times New Roman"/>
        </w:rPr>
        <w:t>Spain.</w:t>
      </w:r>
    </w:p>
    <w:p w14:paraId="2B0D15FE" w14:textId="77777777" w:rsidR="001C7F49" w:rsidRPr="0084756E" w:rsidRDefault="001C7F49" w:rsidP="000A3D8D">
      <w:pPr>
        <w:pStyle w:val="Heading2"/>
        <w:spacing w:line="259" w:lineRule="auto"/>
        <w:rPr>
          <w:rFonts w:ascii="Times New Roman" w:hAnsi="Times New Roman" w:cs="Times New Roman"/>
          <w:sz w:val="36"/>
          <w:szCs w:val="36"/>
        </w:rPr>
      </w:pPr>
      <w:r w:rsidRPr="0084756E">
        <w:rPr>
          <w:rFonts w:ascii="Times New Roman" w:hAnsi="Times New Roman" w:cs="Times New Roman"/>
          <w:sz w:val="36"/>
          <w:szCs w:val="36"/>
        </w:rPr>
        <w:t>2. Material and Methods</w:t>
      </w:r>
    </w:p>
    <w:p w14:paraId="2225B097" w14:textId="77777777" w:rsidR="001C7F49" w:rsidRPr="0084756E" w:rsidRDefault="001C7F49" w:rsidP="000A3D8D">
      <w:pPr>
        <w:pStyle w:val="BodyText"/>
        <w:spacing w:line="480" w:lineRule="auto"/>
        <w:rPr>
          <w:rFonts w:ascii="Times New Roman" w:hAnsi="Times New Roman" w:cs="Times New Roman"/>
          <w:b/>
          <w:bCs/>
        </w:rPr>
      </w:pPr>
      <w:bookmarkStart w:id="7" w:name="X445ffcd3c6dc6fb343a97a6b0949e93d678f3dc"/>
      <w:bookmarkStart w:id="8" w:name="X67dd5a08991456b9e55048fcbb046918b33c5d0"/>
      <w:bookmarkEnd w:id="6"/>
      <w:r w:rsidRPr="0084756E">
        <w:rPr>
          <w:rFonts w:ascii="Times New Roman" w:hAnsi="Times New Roman" w:cs="Times New Roman"/>
          <w:b/>
          <w:bCs/>
        </w:rPr>
        <w:t xml:space="preserve">Thermal ecology of </w:t>
      </w:r>
      <w:r w:rsidRPr="0084756E">
        <w:rPr>
          <w:rFonts w:ascii="Times New Roman" w:hAnsi="Times New Roman" w:cs="Times New Roman"/>
          <w:b/>
          <w:bCs/>
          <w:i/>
          <w:iCs/>
        </w:rPr>
        <w:t xml:space="preserve">Pieris </w:t>
      </w:r>
      <w:proofErr w:type="spellStart"/>
      <w:r w:rsidRPr="0084756E">
        <w:rPr>
          <w:rFonts w:ascii="Times New Roman" w:hAnsi="Times New Roman" w:cs="Times New Roman"/>
          <w:b/>
          <w:bCs/>
          <w:i/>
          <w:iCs/>
        </w:rPr>
        <w:t>rapae</w:t>
      </w:r>
      <w:proofErr w:type="spellEnd"/>
      <w:r w:rsidRPr="0084756E">
        <w:rPr>
          <w:rFonts w:ascii="Times New Roman" w:hAnsi="Times New Roman" w:cs="Times New Roman"/>
          <w:b/>
          <w:bCs/>
          <w:i/>
          <w:iCs/>
        </w:rPr>
        <w:t>:</w:t>
      </w:r>
    </w:p>
    <w:p w14:paraId="26735F60" w14:textId="6B79BAFF" w:rsidR="00E656E5" w:rsidRPr="0084756E" w:rsidRDefault="00C5789A"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We </w:t>
      </w:r>
      <w:r w:rsidR="00E656E5" w:rsidRPr="0084756E">
        <w:rPr>
          <w:rFonts w:ascii="Times New Roman" w:hAnsi="Times New Roman" w:cs="Times New Roman"/>
        </w:rPr>
        <w:t xml:space="preserve">focus on the phenology of the small white, </w:t>
      </w:r>
      <w:r w:rsidR="00E656E5" w:rsidRPr="0084756E">
        <w:rPr>
          <w:rFonts w:ascii="Times New Roman" w:hAnsi="Times New Roman" w:cs="Times New Roman"/>
          <w:i/>
          <w:iCs/>
        </w:rPr>
        <w:t xml:space="preserve">Pieris </w:t>
      </w:r>
      <w:proofErr w:type="spellStart"/>
      <w:r w:rsidR="00E656E5" w:rsidRPr="0084756E">
        <w:rPr>
          <w:rFonts w:ascii="Times New Roman" w:hAnsi="Times New Roman" w:cs="Times New Roman"/>
          <w:i/>
          <w:iCs/>
        </w:rPr>
        <w:t>rapae</w:t>
      </w:r>
      <w:proofErr w:type="spellEnd"/>
      <w:r w:rsidR="00E656E5" w:rsidRPr="0084756E">
        <w:rPr>
          <w:rFonts w:ascii="Times New Roman" w:hAnsi="Times New Roman" w:cs="Times New Roman"/>
        </w:rPr>
        <w:t xml:space="preserve"> L., a globally widespread, highly abundant, multivoltine butterfly with high migratory rates</w:t>
      </w:r>
      <w:r w:rsidRPr="0084756E">
        <w:rPr>
          <w:rFonts w:ascii="Times New Roman" w:hAnsi="Times New Roman" w:cs="Times New Roman"/>
        </w:rPr>
        <w:t xml:space="preserve"> </w:t>
      </w:r>
      <w:r w:rsidRPr="0084756E">
        <w:rPr>
          <w:rFonts w:ascii="Times New Roman" w:hAnsi="Times New Roman" w:cs="Times New Roman"/>
        </w:rPr>
        <w:fldChar w:fldCharType="begin"/>
      </w:r>
      <w:r w:rsidRPr="0084756E">
        <w:rPr>
          <w:rFonts w:ascii="Times New Roman" w:hAnsi="Times New Roman" w:cs="Times New Roman"/>
        </w:rPr>
        <w:instrText xml:space="preserve"> ADDIN ZOTERO_ITEM CSL_CITATION {"citationID":"SuJJWr2T","properties":{"formattedCitation":"(Ryan et al. 2019)","plainCitation":"(Ryan et al. 2019)","noteIndex":0},"citationItems":[{"id":6328,"uris":["http://zotero.org/users/8911623/items/CH7XEXUH"],"itemData":{"id":6328,"type":"article-journal","abstract":"The small cabbage white butterfly, Pieris rapae, is a major agricultural pest of cruciferous crops and has been introduced to every continent except South America and Antarctica as a result of human activities. In an effort to reconstruct the near-global invasion history of P. rapae, we developed a citizen science project, the “Pieris Project,” and successfully amassed thousands of specimens from 32 countries worldwide. We then generated and analyzed nuclear (double-digest restriction site-associated DNA fragment procedure [ddRAD]) and mitochondrial DNA sequence data for these samples to reconstruct and compare different global invasion history scenarios. Our results bolster historical accounts of the global spread and timing of P. rapae introductions. We provide molecular evidence supporting the hypothesis that the ongoing divergence of the European and Asian subspecies of P. rapae (</w:instrText>
      </w:r>
      <w:r w:rsidRPr="0084756E">
        <w:rPr>
          <w:rFonts w:ascii="Cambria Math" w:hAnsi="Cambria Math" w:cs="Cambria Math"/>
        </w:rPr>
        <w:instrText>∼</w:instrText>
      </w:r>
      <w:r w:rsidRPr="0084756E">
        <w:rPr>
          <w:rFonts w:ascii="Times New Roman" w:hAnsi="Times New Roman" w:cs="Times New Roman"/>
        </w:rPr>
        <w:instrText xml:space="preserve">1,200 y B.P.) coincides with the diversification of brassicaceous crops and the development of human trade routes such as the Silk Route (Silk Road). The further spread of P. rapae over the last </w:instrText>
      </w:r>
      <w:r w:rsidRPr="0084756E">
        <w:rPr>
          <w:rFonts w:ascii="Cambria Math" w:hAnsi="Cambria Math" w:cs="Cambria Math"/>
        </w:rPr>
        <w:instrText>∼</w:instrText>
      </w:r>
      <w:r w:rsidRPr="0084756E">
        <w:rPr>
          <w:rFonts w:ascii="Times New Roman" w:hAnsi="Times New Roman" w:cs="Times New Roman"/>
        </w:rPr>
        <w:instrText xml:space="preserve">160 y was facilitated by human movement and trade, resulting in an almost linear series of at least 4 founding events, with each introduced population going through a severe bottleneck and serving as the source for the next introduction. Management efforts of this agricultural pest may need to consider the current existence of multiple genetically distinct populations. Finally, the international success of the Pieris Project demonstrates the power of the public to aid scientists in collections-based research addressing important questions in invasion biology, and in ecology and evolutionary biology more broadly.","container-title":"Proceedings of the National Academy of Sciences","DOI":"10.1073/pnas.1907492116","issue":"40","note":"publisher: Proceedings of the National Academy of Sciences","page":"20015-20024","source":"pnas.org (Atypon)","title":"Global invasion history of the agricultural pest butterfly Pieris rapae revealed with genomics and citizen science","volume":"116","author":[{"family":"Ryan","given":"Sean F."},{"family":"Lombaert","given":"Eric"},{"family":"Espeset","given":"Anne"},{"family":"Vila","given":"Roger"},{"family":"Talavera","given":"Gerard"},{"family":"Dincă","given":"Vlad"},{"family":"Doellman","given":"Meredith M."},{"family":"Renshaw","given":"Mark A."},{"family":"Eng","given":"Matthew W."},{"family":"Hornett","given":"Emily A."},{"family":"Li","given":"Yiyuan"},{"family":"Pfrender","given":"Michael E."},{"family":"Shoemaker","given":"DeWayne"}],"issued":{"date-parts":[["2019",10]]},"citation-key":"ryan2019"}}],"schema":"https://github.com/citation-style-language/schema/raw/master/csl-citation.json"} </w:instrText>
      </w:r>
      <w:r w:rsidRPr="0084756E">
        <w:rPr>
          <w:rFonts w:ascii="Times New Roman" w:hAnsi="Times New Roman" w:cs="Times New Roman"/>
        </w:rPr>
        <w:fldChar w:fldCharType="separate"/>
      </w:r>
      <w:r w:rsidRPr="0084756E">
        <w:rPr>
          <w:rFonts w:ascii="Times New Roman" w:hAnsi="Times New Roman" w:cs="Times New Roman"/>
        </w:rPr>
        <w:t>(Ryan et al. 2019)</w:t>
      </w:r>
      <w:r w:rsidRPr="0084756E">
        <w:rPr>
          <w:rFonts w:ascii="Times New Roman" w:hAnsi="Times New Roman" w:cs="Times New Roman"/>
        </w:rPr>
        <w:fldChar w:fldCharType="end"/>
      </w:r>
      <w:r w:rsidR="00E656E5" w:rsidRPr="0084756E">
        <w:rPr>
          <w:rFonts w:ascii="Times New Roman" w:hAnsi="Times New Roman" w:cs="Times New Roman"/>
        </w:rPr>
        <w:t xml:space="preserve">. This generalist, pupal overwintering species can attack multiple crops, mainly </w:t>
      </w:r>
      <w:r w:rsidR="005B4BC3" w:rsidRPr="0084756E">
        <w:rPr>
          <w:rFonts w:ascii="Times New Roman" w:hAnsi="Times New Roman" w:cs="Times New Roman"/>
        </w:rPr>
        <w:t>cruciferous</w:t>
      </w:r>
      <w:r w:rsidR="00E656E5" w:rsidRPr="0084756E">
        <w:rPr>
          <w:rFonts w:ascii="Times New Roman" w:hAnsi="Times New Roman" w:cs="Times New Roman"/>
        </w:rPr>
        <w:t xml:space="preserve"> such as cabbage, </w:t>
      </w:r>
      <w:r w:rsidR="00E656E5" w:rsidRPr="0084756E">
        <w:rPr>
          <w:rFonts w:ascii="Times New Roman" w:hAnsi="Times New Roman" w:cs="Times New Roman"/>
        </w:rPr>
        <w:lastRenderedPageBreak/>
        <w:t>broccoli, cauliflower, canola, mustard, brussel</w:t>
      </w:r>
      <w:r w:rsidR="001D5EB6">
        <w:rPr>
          <w:rFonts w:ascii="Times New Roman" w:hAnsi="Times New Roman" w:cs="Times New Roman"/>
        </w:rPr>
        <w:t>s</w:t>
      </w:r>
      <w:r w:rsidR="00E656E5" w:rsidRPr="0084756E">
        <w:rPr>
          <w:rFonts w:ascii="Times New Roman" w:hAnsi="Times New Roman" w:cs="Times New Roman"/>
        </w:rPr>
        <w:t xml:space="preserve"> sprouts, or turnips, amongst others. For species whose biology and thermal ecology has been extensively studied such as </w:t>
      </w:r>
      <w:r w:rsidR="00E656E5" w:rsidRPr="0084756E">
        <w:rPr>
          <w:rFonts w:ascii="Times New Roman" w:hAnsi="Times New Roman" w:cs="Times New Roman"/>
          <w:i/>
          <w:iCs/>
        </w:rPr>
        <w:t xml:space="preserve">Pieris </w:t>
      </w:r>
      <w:proofErr w:type="spellStart"/>
      <w:r w:rsidR="00E656E5" w:rsidRPr="0084756E">
        <w:rPr>
          <w:rFonts w:ascii="Times New Roman" w:hAnsi="Times New Roman" w:cs="Times New Roman"/>
          <w:i/>
          <w:iCs/>
        </w:rPr>
        <w:t>rapae</w:t>
      </w:r>
      <w:proofErr w:type="spellEnd"/>
      <w:r w:rsidR="00E656E5" w:rsidRPr="0084756E">
        <w:rPr>
          <w:rFonts w:ascii="Times New Roman" w:hAnsi="Times New Roman" w:cs="Times New Roman"/>
        </w:rPr>
        <w:t xml:space="preserve"> (see Table S</w:t>
      </w:r>
      <w:r w:rsidR="00200B5D" w:rsidRPr="0084756E">
        <w:rPr>
          <w:rFonts w:ascii="Times New Roman" w:hAnsi="Times New Roman" w:cs="Times New Roman"/>
        </w:rPr>
        <w:t>2</w:t>
      </w:r>
      <w:r w:rsidR="00E656E5" w:rsidRPr="0084756E">
        <w:rPr>
          <w:rFonts w:ascii="Times New Roman" w:hAnsi="Times New Roman" w:cs="Times New Roman"/>
        </w:rPr>
        <w:t xml:space="preserve"> for a synthesis on existing literature beyond the scope of this case study), it should, in principle, be possible to build models and spatial-temporal forecasts. To do so, the first challenge is to select a relevant phenological stage with sufficient data for running, evaluating, and even validating the models, especially if long-term historical records exist, as is the case with </w:t>
      </w:r>
      <w:r w:rsidR="00E656E5" w:rsidRPr="0084756E">
        <w:rPr>
          <w:rFonts w:ascii="Times New Roman" w:hAnsi="Times New Roman" w:cs="Times New Roman"/>
          <w:i/>
          <w:iCs/>
        </w:rPr>
        <w:t xml:space="preserve">P. </w:t>
      </w:r>
      <w:proofErr w:type="spellStart"/>
      <w:r w:rsidR="00E656E5" w:rsidRPr="0084756E">
        <w:rPr>
          <w:rFonts w:ascii="Times New Roman" w:hAnsi="Times New Roman" w:cs="Times New Roman"/>
          <w:i/>
          <w:iCs/>
        </w:rPr>
        <w:t>rapae</w:t>
      </w:r>
      <w:proofErr w:type="spellEnd"/>
      <w:r w:rsidRPr="0084756E">
        <w:rPr>
          <w:rFonts w:ascii="Times New Roman" w:hAnsi="Times New Roman" w:cs="Times New Roman"/>
          <w:i/>
          <w:iCs/>
        </w:rPr>
        <w:t xml:space="preserve"> </w:t>
      </w:r>
      <w:r w:rsidRPr="0084756E">
        <w:rPr>
          <w:rFonts w:ascii="Times New Roman" w:hAnsi="Times New Roman" w:cs="Times New Roman"/>
          <w:i/>
          <w:iCs/>
        </w:rPr>
        <w:fldChar w:fldCharType="begin"/>
      </w:r>
      <w:r w:rsidRPr="0084756E">
        <w:rPr>
          <w:rFonts w:ascii="Times New Roman" w:hAnsi="Times New Roman" w:cs="Times New Roman"/>
          <w:i/>
          <w:iCs/>
        </w:rPr>
        <w:instrText xml:space="preserve"> ADDIN ZOTERO_ITEM CSL_CITATION {"citationID":"W27f37y3","properties":{"formattedCitation":"(Stefanescu et al. 2003, Gordo and Sanz 2006, Colom et al. 2021)","plainCitation":"(Stefanescu et al. 2003, Gordo and Sanz 2006, Colom et al. 2021)","noteIndex":0},"citationItems":[{"id":999,"uris":["http://zotero.org/users/8911623/items/3DMX895H"],"itemData":{"id":999,"type":"article-journal","abstract":"Phenological changes in response to climatic warming have been detected across a wide range of organisms. Butterflies stand out as one of the most popular groups of indicators of climatic change, given that, firstly, they are poikilothermic and, secondly, have been the subject of thorough monitoring programmes in several countries for a number of decades. Here we provide for the first time strong evidence of phenological change as a consequence of recent climatic warming in butterflies at a Spanish site in the northwest Mediterranean Basin. By means of the widely used Butterfly Monitoring Scheme methodology, three different phenological parameters were analysed for the most common species to test for trends over time and relationships with temperature and precipitation. Between 1988 and 2002, there was a tendency for earlier first appearance dates in all 17 butterfly species tested, and significant advances in mean flight dates in 8 out of 19 species. On the other hand, the shape of the curve of adult emergence did not show any regular pattern. These changes paralleled an increase of 1–1.5°C in mean February, March and June temperatures. Likewise, a correlation analysis indicated the strong negative effect of spring temperature on phenological parameters (i.e. higher temperatures tended to produce phenological advances), and the opposite effect of precipitation in certain months. In addition, there was some evidence to indicate that phenological responses may differ between taxonomic lineages or species with similar diets. We discuss the consequences that these changes may have on species' population abundances, especially given the expected increase in aridity in the Mediterranean Basin caused by current climatic warming. We predict that varying degrees of phenological flexibility may account for differences in species' responses and, for multivoltine species, predict strong selection favouring local seasonal adaptations such as diapause phenomena or migratory behaviour.","container-title":"Global Change Biology","DOI":"10.1046/j.1365-2486.2003.00682.x","ISSN":"1365-2486","issue":"10","language":"en","page":"1494-1506","source":"Wiley Online Library","title":"Effects of climatic change on the phenology of butterflies in the northwest Mediterranean Basin","volume":"9","author":[{"family":"Stefanescu","given":"Constantí"},{"family":"Peñuelas","given":"Josep"},{"family":"Filella","given":"Iolanda"}],"issued":{"date-parts":[["2003"]]},"citation-key":"stefanescu2003"}},{"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José"}],"issued":{"date-parts":[["2006"]]},"citation-key":"gordo2006"}},{"id":4330,"uris":["http://zotero.org/users/8911623/items/WBB5NIIP"],"itemData":{"id":4330,"type":"article-journal","abstract":"1. One very conspicuous sign that warming is affecting the ecology of butterflies are the phenological advances occurring in many species. Moreover, rising temperatures are having a notable impact – both negative and positive – on population abundances. To date, patterns have generally been analysed at species level without taking into account possible differences between populations, which, when they are noted, are mostly attributed to large-scale climate differences across a latitudinal gradient. 2. We use a long-term database (18 years) of butterflies from five sites of the island of Menorca (Balearic Islands, Spain) to investigate how phenology and population dynamics have been affected by climate warming during the past two decades. 3. Both species' phenology and abundance respond differently to warming at a local scale depending on the season. Rising temperatures in spring give rise to greater advancement of the phenology, whereas warming affects population abundance negatively in summer. Additional variability of responses among sites suggests that habitats are involved in the modulation of the aforementioned seasonal effect. 4. We discuss how the effects of temperature could be partially offset in more inland habitats such as forests or deep ravines, especially the latter which represent particularly fresh and humid environments. The positive effect of temperature on ravine populations during the summer suggests that butterflies disperse across habitats as a response to rising temperatures during the season. This dispersal behaviour as a response to warming could be especially important in island ecosystems where the possibilities of modifying altitudinal or latitudinal distributions are often severely limited.","container-title":"Ecological Entomology","DOI":"10.1111/een.12958","ISSN":"1365-2311","issue":"2","language":"en","note":"_eprint: https://onlinelibrary.wiley.com/doi/pdf/10.1111/een.12958","page":"262-272","source":"Wiley Online Library","title":"Spatio-temporal responses of butterflies to global warming on a Mediterranean island over two decades","volume":"46","author":[{"family":"Colom","given":"Pau"},{"family":"Traveset","given":"Anna"},{"family":"Carreras","given":"David"},{"family":"Stefanescu","given":"Constantí"}],"issued":{"date-parts":[["2021"]]},"citation-key":"colom2021"}}],"schema":"https://github.com/citation-style-language/schema/raw/master/csl-citation.json"} </w:instrText>
      </w:r>
      <w:r w:rsidRPr="0084756E">
        <w:rPr>
          <w:rFonts w:ascii="Times New Roman" w:hAnsi="Times New Roman" w:cs="Times New Roman"/>
          <w:i/>
          <w:iCs/>
        </w:rPr>
        <w:fldChar w:fldCharType="separate"/>
      </w:r>
      <w:r w:rsidRPr="0084756E">
        <w:rPr>
          <w:rFonts w:ascii="Times New Roman" w:hAnsi="Times New Roman" w:cs="Times New Roman"/>
        </w:rPr>
        <w:t>(Stefanescu et al. 2003, Gordo and Sanz 2006, Colom et al. 2021)</w:t>
      </w:r>
      <w:r w:rsidRPr="0084756E">
        <w:rPr>
          <w:rFonts w:ascii="Times New Roman" w:hAnsi="Times New Roman" w:cs="Times New Roman"/>
          <w:i/>
          <w:iCs/>
        </w:rPr>
        <w:fldChar w:fldCharType="end"/>
      </w:r>
      <w:r w:rsidR="00E656E5" w:rsidRPr="0084756E">
        <w:rPr>
          <w:rFonts w:ascii="Times New Roman" w:hAnsi="Times New Roman" w:cs="Times New Roman"/>
        </w:rPr>
        <w:t>.</w:t>
      </w:r>
    </w:p>
    <w:p w14:paraId="1AD10243" w14:textId="6A765532" w:rsidR="00C312FB" w:rsidRDefault="001C7F49"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The first adult emergence of the season for large, flying taxa such as Lepidoptera is an ideal developmental stage to evaluate the predictions or simulations of phenological models against observational, long-term phenology data. Using this </w:t>
      </w:r>
      <w:proofErr w:type="spellStart"/>
      <w:r w:rsidRPr="0084756E">
        <w:rPr>
          <w:rFonts w:ascii="Times New Roman" w:hAnsi="Times New Roman" w:cs="Times New Roman"/>
        </w:rPr>
        <w:t>phenophase</w:t>
      </w:r>
      <w:proofErr w:type="spellEnd"/>
      <w:r w:rsidRPr="0084756E">
        <w:rPr>
          <w:rFonts w:ascii="Times New Roman" w:hAnsi="Times New Roman" w:cs="Times New Roman"/>
        </w:rPr>
        <w:t xml:space="preserve">—i.e., when first adults emerge—has three main advantages. First, for large migrant species such as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00B42285" w:rsidRPr="0084756E">
        <w:rPr>
          <w:rFonts w:ascii="Times New Roman" w:hAnsi="Times New Roman" w:cs="Times New Roman"/>
          <w:i/>
          <w:iCs/>
        </w:rPr>
        <w:t xml:space="preserve"> </w:t>
      </w:r>
      <w:r w:rsidR="00C5789A" w:rsidRPr="0084756E">
        <w:rPr>
          <w:rFonts w:ascii="Times New Roman" w:hAnsi="Times New Roman" w:cs="Times New Roman"/>
          <w:i/>
          <w:iCs/>
        </w:rPr>
        <w:fldChar w:fldCharType="begin"/>
      </w:r>
      <w:r w:rsidR="00C5789A" w:rsidRPr="0084756E">
        <w:rPr>
          <w:rFonts w:ascii="Times New Roman" w:hAnsi="Times New Roman" w:cs="Times New Roman"/>
          <w:i/>
          <w:iCs/>
        </w:rPr>
        <w:instrText xml:space="preserve"> ADDIN ZOTERO_ITEM CSL_CITATION {"citationID":"FKjqo1JJ","properties":{"formattedCitation":"(Ryan et al. 2019)","plainCitation":"(Ryan et al. 2019)","noteIndex":0},"citationItems":[{"id":6328,"uris":["http://zotero.org/users/8911623/items/CH7XEXUH"],"itemData":{"id":6328,"type":"article-journal","abstract":"The small cabbage white butterfly, Pieris rapae, is a major agricultural pest of cruciferous crops and has been introduced to every continent except South America and Antarctica as a result of human activities. In an effort to reconstruct the near-global invasion history of P. rapae, we developed a citizen science project, the “Pieris Project,” and successfully amassed thousands of specimens from 32 countries worldwide. We then generated and analyzed nuclear (double-digest restriction site-associated DNA fragment procedure [ddRAD]) and mitochondrial DNA sequence data for these samples to reconstruct and compare different global invasion history scenarios. Our results bolster historical accounts of the global spread and timing of P. rapae introductions. We provide molecular evidence supporting the hypothesis that the ongoing divergence of the European and Asian subspecies of P. rapae (</w:instrText>
      </w:r>
      <w:r w:rsidR="00C5789A" w:rsidRPr="0084756E">
        <w:rPr>
          <w:rFonts w:ascii="Cambria Math" w:hAnsi="Cambria Math" w:cs="Cambria Math"/>
          <w:i/>
          <w:iCs/>
        </w:rPr>
        <w:instrText>∼</w:instrText>
      </w:r>
      <w:r w:rsidR="00C5789A" w:rsidRPr="0084756E">
        <w:rPr>
          <w:rFonts w:ascii="Times New Roman" w:hAnsi="Times New Roman" w:cs="Times New Roman"/>
          <w:i/>
          <w:iCs/>
        </w:rPr>
        <w:instrText xml:space="preserve">1,200 y B.P.) coincides with the diversification of brassicaceous crops and the development of human trade routes such as the Silk Route (Silk Road). The further spread of P. rapae over the last </w:instrText>
      </w:r>
      <w:r w:rsidR="00C5789A" w:rsidRPr="0084756E">
        <w:rPr>
          <w:rFonts w:ascii="Cambria Math" w:hAnsi="Cambria Math" w:cs="Cambria Math"/>
          <w:i/>
          <w:iCs/>
        </w:rPr>
        <w:instrText>∼</w:instrText>
      </w:r>
      <w:r w:rsidR="00C5789A" w:rsidRPr="0084756E">
        <w:rPr>
          <w:rFonts w:ascii="Times New Roman" w:hAnsi="Times New Roman" w:cs="Times New Roman"/>
          <w:i/>
          <w:iCs/>
        </w:rPr>
        <w:instrText xml:space="preserve">160 y was facilitated by human movement and trade, resulting in an almost linear series of at least 4 founding events, with each introduced population going through a severe bottleneck and serving as the source for the next introduction. Management efforts of this agricultural pest may need to consider the current existence of multiple genetically distinct populations. Finally, the international success of the Pieris Project demonstrates the power of the public to aid scientists in collections-based research addressing important questions in invasion biology, and in ecology and evolutionary biology more broadly.","container-title":"Proceedings of the National Academy of Sciences","DOI":"10.1073/pnas.1907492116","issue":"40","note":"publisher: Proceedings of the National Academy of Sciences","page":"20015-20024","source":"pnas.org (Atypon)","title":"Global invasion history of the agricultural pest butterfly Pieris rapae revealed with genomics and citizen science","volume":"116","author":[{"family":"Ryan","given":"Sean F."},{"family":"Lombaert","given":"Eric"},{"family":"Espeset","given":"Anne"},{"family":"Vila","given":"Roger"},{"family":"Talavera","given":"Gerard"},{"family":"Dincă","given":"Vlad"},{"family":"Doellman","given":"Meredith M."},{"family":"Renshaw","given":"Mark A."},{"family":"Eng","given":"Matthew W."},{"family":"Hornett","given":"Emily A."},{"family":"Li","given":"Yiyuan"},{"family":"Pfrender","given":"Michael E."},{"family":"Shoemaker","given":"DeWayne"}],"issued":{"date-parts":[["2019",10]]},"citation-key":"ryan2019"}}],"schema":"https://github.com/citation-style-language/schema/raw/master/csl-citation.json"} </w:instrText>
      </w:r>
      <w:r w:rsidR="00C5789A" w:rsidRPr="0084756E">
        <w:rPr>
          <w:rFonts w:ascii="Times New Roman" w:hAnsi="Times New Roman" w:cs="Times New Roman"/>
          <w:i/>
          <w:iCs/>
        </w:rPr>
        <w:fldChar w:fldCharType="separate"/>
      </w:r>
      <w:r w:rsidR="00C5789A" w:rsidRPr="0084756E">
        <w:rPr>
          <w:rFonts w:ascii="Times New Roman" w:hAnsi="Times New Roman" w:cs="Times New Roman"/>
        </w:rPr>
        <w:t>(Ryan et al. 2019)</w:t>
      </w:r>
      <w:r w:rsidR="00C5789A" w:rsidRPr="0084756E">
        <w:rPr>
          <w:rFonts w:ascii="Times New Roman" w:hAnsi="Times New Roman" w:cs="Times New Roman"/>
          <w:i/>
          <w:iCs/>
        </w:rPr>
        <w:fldChar w:fldCharType="end"/>
      </w:r>
      <w:r w:rsidRPr="0084756E">
        <w:rPr>
          <w:rFonts w:ascii="Times New Roman" w:hAnsi="Times New Roman" w:cs="Times New Roman"/>
        </w:rPr>
        <w:t>, occurrence of the first generation within a site does not depend on immigrants’ arrival but only on thermal accumulation therein. Hence, the occurrence of these first imagoes reflects the population phenological sensitivity to temperature accumulated in spring by overwintering pupae</w:t>
      </w:r>
      <w:r w:rsidR="00C5789A" w:rsidRPr="0084756E">
        <w:rPr>
          <w:rFonts w:ascii="Times New Roman" w:hAnsi="Times New Roman" w:cs="Times New Roman"/>
        </w:rPr>
        <w:t xml:space="preserve"> </w:t>
      </w:r>
      <w:r w:rsidR="00C5789A" w:rsidRPr="0084756E">
        <w:rPr>
          <w:rFonts w:ascii="Times New Roman" w:hAnsi="Times New Roman" w:cs="Times New Roman"/>
        </w:rPr>
        <w:fldChar w:fldCharType="begin"/>
      </w:r>
      <w:r w:rsidR="00C5789A" w:rsidRPr="0084756E">
        <w:rPr>
          <w:rFonts w:ascii="Times New Roman" w:hAnsi="Times New Roman" w:cs="Times New Roman"/>
        </w:rPr>
        <w:instrText xml:space="preserve"> ADDIN ZOTERO_ITEM CSL_CITATION {"citationID":"ElYAZ4jj","properties":{"formattedCitation":"(Stewart et al. 2020)","plainCitation":"(Stewart et al. 2020)","noteIndex":0},"citationItems":[{"id":6242,"uris":["http://zotero.org/users/8911623/items/DTHGTHUR"],"itemData":{"id":6242,"type":"article-journal","abstract":"Climate change has caused widespread shifts in species’ phenology, but the consequences for population and community dynamics remain unclear because of uncertainty regarding the species-specific drivers of phenology and abundance, and the implications for synchrony among interacting species. Here, we develop a statistical model to quantify inter-annual variation in phenology and abundance over an environmental gradient, and use it to identify potential drivers of phenology and abundance in co-occurring species. We fit the model to counts of 10 butterfly species with single annual generations over a mountain elevation gradient, as an exemplar system in which temporally limited availability of biotic resources and favorable abiotic conditions impose narrow windows of seasonal activity. We estimate parameters describing changes in abundance, and the peak time and duration of the flight period, over ten years (2004–2013) and across twenty sample locations (930–2,050 m) in central Spain. We also use the model outputs to investigate relationships of phenology and abundance with temperature and rainfall. Annual shifts in phenology were remarkably consistent among species, typically showing earlier flight periods during years with warm conditions in March or May–June. In contrast, inter-annual variation in relative abundance was more variable among species, and generally less well associated with climatic conditions. Nevertheless, warmer temperatures in June were associated with increased relative population growth in three species, and five species had increased relative population growth in years with earlier flight periods. These results suggest that broadly coherent interspecific changes to phenology could help to maintain temporal synchrony in community dynamics under climate change, but that the relative composition of communities may vary due to interspecific inconsistency in population dynamic responses to climate change. However, it may still be possible to predict abundance change for species based on a robust understanding of relationships between their population dynamics and phenology, and the environmental drivers of both.","container-title":"Ecology","DOI":"10.1002/ecy.2906","ISSN":"1939-9170","issue":"1","language":"en","license":"© 2019 The Authors. Ecology published by Wiley Periodicals, Inc. on behalf of Ecological Society of America","note":"_eprint: https://onlinelibrary.wiley.com/doi/pdf/10.1002/ecy.2906","page":"e02906","source":"Wiley Online Library","title":"Linking inter-annual variation in environment, phenology, and abundance for a montane butterfly community","volume":"101","author":[{"family":"Stewart","given":"James E."},{"family":"Illán","given":"Javier Gutiérrez"},{"family":"Richards","given":"Shane A."},{"family":"Gutiérrez","given":"David"},{"family":"Wilson","given":"Robert J."}],"issued":{"date-parts":[["2020"]]},"citation-key":"stewart2020"}}],"schema":"https://github.com/citation-style-language/schema/raw/master/csl-citation.json"} </w:instrText>
      </w:r>
      <w:r w:rsidR="00C5789A" w:rsidRPr="0084756E">
        <w:rPr>
          <w:rFonts w:ascii="Times New Roman" w:hAnsi="Times New Roman" w:cs="Times New Roman"/>
        </w:rPr>
        <w:fldChar w:fldCharType="separate"/>
      </w:r>
      <w:r w:rsidR="00C5789A" w:rsidRPr="0084756E">
        <w:rPr>
          <w:rFonts w:ascii="Times New Roman" w:hAnsi="Times New Roman" w:cs="Times New Roman"/>
        </w:rPr>
        <w:t>(Stewart et al. 2020)</w:t>
      </w:r>
      <w:r w:rsidR="00C5789A" w:rsidRPr="0084756E">
        <w:rPr>
          <w:rFonts w:ascii="Times New Roman" w:hAnsi="Times New Roman" w:cs="Times New Roman"/>
        </w:rPr>
        <w:fldChar w:fldCharType="end"/>
      </w:r>
      <w:r w:rsidR="00252245">
        <w:rPr>
          <w:rFonts w:ascii="Times New Roman" w:hAnsi="Times New Roman" w:cs="Times New Roman"/>
        </w:rPr>
        <w:t xml:space="preserve">. This post-diapause development has already been confirmed to follow a normal TPC in its closely related </w:t>
      </w:r>
      <w:proofErr w:type="gramStart"/>
      <w:r w:rsidR="00252245">
        <w:rPr>
          <w:rFonts w:ascii="Times New Roman" w:hAnsi="Times New Roman" w:cs="Times New Roman"/>
        </w:rPr>
        <w:t>species</w:t>
      </w:r>
      <w:proofErr w:type="gramEnd"/>
      <w:r w:rsidR="00252245">
        <w:rPr>
          <w:rFonts w:ascii="Times New Roman" w:hAnsi="Times New Roman" w:cs="Times New Roman"/>
        </w:rPr>
        <w:t xml:space="preserve"> </w:t>
      </w:r>
      <w:r w:rsidR="00252245">
        <w:rPr>
          <w:rFonts w:ascii="Times New Roman" w:hAnsi="Times New Roman" w:cs="Times New Roman"/>
          <w:i/>
          <w:iCs/>
        </w:rPr>
        <w:t xml:space="preserve">P. </w:t>
      </w:r>
      <w:proofErr w:type="spellStart"/>
      <w:r w:rsidR="00252245">
        <w:rPr>
          <w:rFonts w:ascii="Times New Roman" w:hAnsi="Times New Roman" w:cs="Times New Roman"/>
          <w:i/>
          <w:iCs/>
        </w:rPr>
        <w:t>napi</w:t>
      </w:r>
      <w:proofErr w:type="spellEnd"/>
      <w:r w:rsidRPr="0084756E">
        <w:rPr>
          <w:rFonts w:ascii="Times New Roman" w:hAnsi="Times New Roman" w:cs="Times New Roman"/>
        </w:rPr>
        <w:t xml:space="preserve">. Second,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can be considered a thermophilic species that performs better at higher temperatures, regarding vital functions such as oviposition, fecundity, and survival</w:t>
      </w:r>
      <w:r w:rsidR="00C5789A" w:rsidRPr="0084756E">
        <w:rPr>
          <w:rFonts w:ascii="Times New Roman" w:hAnsi="Times New Roman" w:cs="Times New Roman"/>
        </w:rPr>
        <w:t xml:space="preserve"> </w:t>
      </w:r>
      <w:r w:rsidR="00C5789A" w:rsidRPr="0084756E">
        <w:rPr>
          <w:rFonts w:ascii="Times New Roman" w:hAnsi="Times New Roman" w:cs="Times New Roman"/>
        </w:rPr>
        <w:fldChar w:fldCharType="begin"/>
      </w:r>
      <w:r w:rsidR="00C5789A" w:rsidRPr="0084756E">
        <w:rPr>
          <w:rFonts w:ascii="Times New Roman" w:hAnsi="Times New Roman" w:cs="Times New Roman"/>
        </w:rPr>
        <w:instrText xml:space="preserve"> ADDIN ZOTERO_ITEM CSL_CITATION {"citationID":"ueMMYdBJ","properties":{"formattedCitation":"(Vives-Ingla et al. 2023, von Schmalensee et al. 2023)","plainCitation":"(Vives-Ingla et al. 2023, von Schmalensee et al. 2023)","noteIndex":0},"citationItems":[{"id":4331,"uris":["http://zotero.org/users/8911623/items/BZJSJJGW"],"itemData":{"id":4331,"type":"article-journal","abstract":"Ecotones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C5789A" w:rsidRPr="0084756E">
        <w:rPr>
          <w:rFonts w:ascii="Times New Roman" w:hAnsi="Times New Roman" w:cs="Times New Roman"/>
        </w:rPr>
        <w:fldChar w:fldCharType="separate"/>
      </w:r>
      <w:r w:rsidR="00C5789A" w:rsidRPr="0084756E">
        <w:rPr>
          <w:rFonts w:ascii="Times New Roman" w:hAnsi="Times New Roman" w:cs="Times New Roman"/>
        </w:rPr>
        <w:t>(Vives-Ingla et al. 2023, von Schmalensee et al. 2023)</w:t>
      </w:r>
      <w:r w:rsidR="00C5789A" w:rsidRPr="0084756E">
        <w:rPr>
          <w:rFonts w:ascii="Times New Roman" w:hAnsi="Times New Roman" w:cs="Times New Roman"/>
        </w:rPr>
        <w:fldChar w:fldCharType="end"/>
      </w:r>
      <w:r w:rsidRPr="0084756E">
        <w:rPr>
          <w:rFonts w:ascii="Times New Roman" w:hAnsi="Times New Roman" w:cs="Times New Roman"/>
        </w:rPr>
        <w:t xml:space="preserve">. Shorter development times under summer hot conditions, together with intrapopulation variability and migratory ability, lead to observed overlapping generations of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in Mediterranean areas</w:t>
      </w:r>
      <w:r w:rsidR="00C5789A" w:rsidRPr="0084756E">
        <w:rPr>
          <w:rFonts w:ascii="Times New Roman" w:hAnsi="Times New Roman" w:cs="Times New Roman"/>
        </w:rPr>
        <w:t xml:space="preserve"> </w:t>
      </w:r>
      <w:r w:rsidR="00C5789A" w:rsidRPr="0084756E">
        <w:rPr>
          <w:rFonts w:ascii="Times New Roman" w:hAnsi="Times New Roman" w:cs="Times New Roman"/>
        </w:rPr>
        <w:fldChar w:fldCharType="begin"/>
      </w:r>
      <w:r w:rsidR="00C5789A" w:rsidRPr="0084756E">
        <w:rPr>
          <w:rFonts w:ascii="Times New Roman" w:hAnsi="Times New Roman" w:cs="Times New Roman"/>
        </w:rPr>
        <w:instrText xml:space="preserve"> ADDIN ZOTERO_ITEM CSL_CITATION {"citationID":"XXB0wUm0","properties":{"formattedCitation":"(Colom et al. 2021)","plainCitation":"(Colom et al. 2021)","noteIndex":0},"citationItems":[{"id":4330,"uris":["http://zotero.org/users/8911623/items/WBB5NIIP"],"itemData":{"id":4330,"type":"article-journal","abstract":"1. One very conspicuous sign that warming is affecting the ecology of butterflies are the phenological advances occurring in many species. Moreover, rising temperatures are having a notable impact – both negative and positive – on population abundances. To date, patterns have generally been analysed at species level without taking into account possible differences between populations, which, when they are noted, are mostly attributed to large-scale climate differences across a latitudinal gradient. 2. We use a long-term database (18 years) of butterflies from five sites of the island of Menorca (Balearic Islands, Spain) to investigate how phenology and population dynamics have been affected by climate warming during the past two decades. 3. Both species' phenology and abundance respond differently to warming at a local scale depending on the season. Rising temperatures in spring give rise to greater advancement of the phenology, whereas warming affects population abundance negatively in summer. Additional variability of responses among sites suggests that habitats are involved in the modulation of the aforementioned seasonal effect. 4. We discuss how the effects of temperature could be partially offset in more inland habitats such as forests or deep ravines, especially the latter which represent particularly fresh and humid environments. The positive effect of temperature on ravine populations during the summer suggests that butterflies disperse across habitats as a response to rising temperatures during the season. This dispersal behaviour as a response to warming could be especially important in island ecosystems where the possibilities of modifying altitudinal or latitudinal distributions are often severely limited.","container-title":"Ecological Entomology","DOI":"10.1111/een.12958","ISSN":"1365-2311","issue":"2","language":"en","note":"_eprint: https://onlinelibrary.wiley.com/doi/pdf/10.1111/een.12958","page":"262-272","source":"Wiley Online Library","title":"Spatio-temporal responses of butterflies to global warming on a Mediterranean island over two decades","volume":"46","author":[{"family":"Colom","given":"Pau"},{"family":"Traveset","given":"Anna"},{"family":"Carreras","given":"David"},{"family":"Stefanescu","given":"Constantí"}],"issued":{"date-parts":[["2021"]]},"citation-key":"colom2021"}}],"schema":"https://github.com/citation-style-language/schema/raw/master/csl-citation.json"} </w:instrText>
      </w:r>
      <w:r w:rsidR="00C5789A" w:rsidRPr="0084756E">
        <w:rPr>
          <w:rFonts w:ascii="Times New Roman" w:hAnsi="Times New Roman" w:cs="Times New Roman"/>
        </w:rPr>
        <w:fldChar w:fldCharType="separate"/>
      </w:r>
      <w:r w:rsidR="00C5789A" w:rsidRPr="0084756E">
        <w:rPr>
          <w:rFonts w:ascii="Times New Roman" w:hAnsi="Times New Roman" w:cs="Times New Roman"/>
        </w:rPr>
        <w:t>(Colom et al. 2021)</w:t>
      </w:r>
      <w:r w:rsidR="00C5789A" w:rsidRPr="0084756E">
        <w:rPr>
          <w:rFonts w:ascii="Times New Roman" w:hAnsi="Times New Roman" w:cs="Times New Roman"/>
        </w:rPr>
        <w:fldChar w:fldCharType="end"/>
      </w:r>
      <w:r w:rsidRPr="0084756E">
        <w:rPr>
          <w:rFonts w:ascii="Times New Roman" w:hAnsi="Times New Roman" w:cs="Times New Roman"/>
        </w:rPr>
        <w:t xml:space="preserve">. In this case, observed peaks of adult occurrences in summer would not correspond to peak of emergence of a single generation and thus, first adult emergence would provide a less biased phenological sensitivity metric. And </w:t>
      </w:r>
      <w:r w:rsidRPr="0084756E">
        <w:rPr>
          <w:rFonts w:ascii="Times New Roman" w:hAnsi="Times New Roman" w:cs="Times New Roman"/>
        </w:rPr>
        <w:lastRenderedPageBreak/>
        <w:t>third, facultative diapauses in summer—i.e., aestivation—may be induced at specific abiotic conditions thanks to locally adapted life history traits</w:t>
      </w:r>
      <w:r w:rsidR="00C5789A" w:rsidRPr="0084756E">
        <w:rPr>
          <w:rFonts w:ascii="Times New Roman" w:hAnsi="Times New Roman" w:cs="Times New Roman"/>
        </w:rPr>
        <w:t xml:space="preserve"> </w:t>
      </w:r>
      <w:r w:rsidR="00C5789A"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{"citationID":"RfGxaodi","properties":{"formattedCitation":"(Seiter and Kingsolver 2013)","plainCitation":"(Seiter and Kingsolver 2013)","noteIndex":0},"citationItems":[{"id":727,"uris":["http://zotero.org/users/8911623/items/XAYQ52JM"],"itemData":{"id":727,"type":"article-journal","abstract":"Invasive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species","volume":"26","author":[{"family":"Seiter","given":"S."},{"family":"Kingsolver","given":"J."}],"issued":{"date-parts":[["2013",8]]},"citation-key":"seiter2013"}}],"schema":"https://github.com/citation-style-language/schema/raw/master/csl-citation.json"} </w:instrText>
      </w:r>
      <w:r w:rsidR="00C5789A" w:rsidRPr="0084756E">
        <w:rPr>
          <w:rFonts w:ascii="Times New Roman" w:hAnsi="Times New Roman" w:cs="Times New Roman"/>
        </w:rPr>
        <w:fldChar w:fldCharType="separate"/>
      </w:r>
      <w:r w:rsidR="00443B29" w:rsidRPr="0084756E">
        <w:rPr>
          <w:rFonts w:ascii="Times New Roman" w:hAnsi="Times New Roman" w:cs="Times New Roman"/>
        </w:rPr>
        <w:t>(Seiter and Kingsolver 2013)</w:t>
      </w:r>
      <w:r w:rsidR="00C5789A" w:rsidRPr="0084756E">
        <w:rPr>
          <w:rFonts w:ascii="Times New Roman" w:hAnsi="Times New Roman" w:cs="Times New Roman"/>
        </w:rPr>
        <w:fldChar w:fldCharType="end"/>
      </w:r>
      <w:r w:rsidRPr="0084756E">
        <w:rPr>
          <w:rFonts w:ascii="Times New Roman" w:hAnsi="Times New Roman" w:cs="Times New Roman"/>
        </w:rPr>
        <w:t>. This adaptive response—i.e., the ability to induce facultative diapauses—leads to a recovery of phenological synchrony at the population level, which maximizes mating success</w:t>
      </w:r>
      <w:r w:rsidR="00443B29" w:rsidRPr="0084756E">
        <w:rPr>
          <w:rFonts w:ascii="Times New Roman" w:hAnsi="Times New Roman" w:cs="Times New Roman"/>
        </w:rPr>
        <w:t xml:space="preserve">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{"citationID":"OxV7n3qA","properties":{"formattedCitation":"(Spieth 2002)","plainCitation":"(Spieth 2002)","noteIndex":0},"citationItems":[{"id":719,"uris":["http://zotero.org/users/8911623/items/3JGPWFUI"],"itemData":{"id":719,"type":"article-journal","abstract":"The large white butterfly, Pieris brassicae, has an unusually complex life-history in its southernmost range in Western Europe. This complexity results (1) from two developmental rests, a short-day induced hibernation and a long-day induced estivation response, and (2) from the exceptionally early appearance of the first adult generation in January/February and a subsequent winter diapause in some of their progeny. It was found that in spring and autumn, different generations are faced with critical photophases which induce hibernation or estivation, with the consequence that in five out of six generations per year, only some develop directly whereas the others enter a dormancy phase. To assess the implications of this high number of optional responses on the generation succession, the development time was studied at various photoperiods and temperatures. The results showed that a threshold response determines the duration of estivation. With unchanged summer conditions (daylengths ≥15 h) estivation lasts on average 18–19 weeks, while with autumn conditions (daylengths ≤14 h) it lasts only 7 weeks. A change of photophases from ≥15 h to ≤14 h terminates estivation within about 3–5 weeks, slightly depending on the pupal exposure time in summer conditions. The duration of estivation is not affected by temperature or by the photophases experienced by the caterpillars. The winter diapause lasts 18–19 weeks on average with winter conditions (12°C/10.30 h light), but only 8–10 weeks with late spring conditions (21°C/15 h light). These results were used to assess the effects on the population phenology, with the finding that despite the different developmental pathways, a desynchronization of the generation succession is largely prevented. Estivation, hibernation, and direct development at different seasons are well adjusted to a common phenological pattern of a continuously reproducing population. This pattern of activity covers a cryptic dormant subpopulation, and could not have been deduced by field observations.","container-title":"Population Ecology","DOI":"https://doi.org/10.1007/s101440200031","ISSN":"1438-390X","issue":"3","language":"en","license":"© 2002 The Society of Population Ecology","page":"273-280","source":"Wiley Online Library","title":"Estivation and hibernation of Pieris brassicae (L.) in southern Spain: synchronization of two complex behavioral patterns","title-short":"Estivation and hibernation of Pieris brassicae (L.) in southern Spain","volume":"44","author":[{"family":"Spieth","given":"H. R."}],"issued":{"date-parts":[["2002"]]},"citation-key":"spiethEstivationHibernationPieris2002"}}],"schema":"https://github.com/citation-style-language/schema/raw/master/csl-citation.json"}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(Spieth 2002)</w:t>
      </w:r>
      <w:r w:rsidR="00443B29" w:rsidRPr="0084756E">
        <w:rPr>
          <w:rFonts w:ascii="Times New Roman" w:hAnsi="Times New Roman" w:cs="Times New Roman"/>
        </w:rPr>
        <w:fldChar w:fldCharType="end"/>
      </w:r>
      <w:r w:rsidRPr="0084756E">
        <w:rPr>
          <w:rFonts w:ascii="Times New Roman" w:hAnsi="Times New Roman" w:cs="Times New Roman"/>
        </w:rPr>
        <w:t>. For example, failure to undergo aestivation may result in the unsuccessful completion of an additional generation due to warming. This, in turn, leads to the incapacity to induce overwintering diapause by the onset of winter</w:t>
      </w:r>
      <w:r w:rsidR="00443B29" w:rsidRPr="0084756E">
        <w:rPr>
          <w:rFonts w:ascii="Times New Roman" w:hAnsi="Times New Roman" w:cs="Times New Roman"/>
        </w:rPr>
        <w:t xml:space="preserve">, which is known as a developmental trap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{"citationID":"JGIkZcdu","properties":{"formattedCitation":"(Van Dyck et al. 2015)","plainCitation":"(Van Dyck et al. 2015)","noteIndex":0},"citationItems":[{"id":4682,"uris":["http://zotero.org/users/8911623/items/P95QDFNG"],"itemData":{"id":4682,"type":"article-journal","abstract":"Climate warming affects the rate and timing of the development in ectothermic organisms. Short-living, ectothermic organisms (including many insects) showing thermal plasticity in life-cycle regulation could, for example, increase the number of generations per year under warmer conditions. However, changed phenology may challenge the way organisms in temperate climates deal with the available thermal time window at the end of summer. Although adaptive plasticity is widely assumed in multivoltine organisms, rapid environmental change could distort the quality of information given by environmental cues that organisms use to make developmental decisions. Developmental traps are scenarios in which rapid environmental change triggers organisms to pursue maladaptive developmental pathways. This occurs because organisms must rely upon current environmental cues to predict future environmental conditions and corresponds to a novel case of ecological or evolutionary traps. Examples of introduced, invasive species are congruent with this hypothesis. Based on preliminary experiments, we argue that the dramatic declines of the wall brown Lasiommata megera in northwestern Europe may be an example of a developmental trap. This formerly widespread, bivoltine (or even multivoltine) butterfly has become a conundrum to conservationist biologists. A split-brood field experiment with L. megera indeed suggests issues with life-cycle regulation decisions at the end of summer. In areas where the species went extinct recently, 100% of the individuals developed directly into a third generation without larval diapause, whereas only 42.5% did so in the areas where the species still occurs. Under unfavourable autumn conditions, the attempted third generation will result in high mortality and eventually a lost or ‘suicidal’ third generation in this insect with non-overlapping, discrete generations. We discuss the idea of a developmental trap within an integrated framework for assessing the vulnerability of species to climate change.","container-title":"Oikos","DOI":"10.1111/oik.02066","ISSN":"1600-0706","issue":"1","language":"en","note":"_eprint: https://onlinelibrary.wiley.com/doi/pdf/10.1111/oik.02066","page":"54-61","source":"Wiley Online Library","title":"The lost generation hypothesis: could climate change drive ectotherms into a developmental trap?","title-short":"The lost generation hypothesis","volume":"124","author":[{"family":"Van Dyck","given":"Hans"},{"family":"Bonte","given":"Dries"},{"family":"Puls","given":"Rik"},{"family":"Gotthard","given":"Karl"},{"family":"Maes","given":"Dirk"}],"issued":{"date-parts":[["2015"]]},"citation-key":"vandyck2015"}}],"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(Van Dyck et al. 2015)</w:t>
      </w:r>
      <w:r w:rsidR="00443B29" w:rsidRPr="0084756E">
        <w:rPr>
          <w:rFonts w:ascii="Times New Roman" w:hAnsi="Times New Roman" w:cs="Times New Roman"/>
        </w:rPr>
        <w:fldChar w:fldCharType="end"/>
      </w:r>
      <w:r w:rsidRPr="0084756E">
        <w:rPr>
          <w:rFonts w:ascii="Times New Roman" w:hAnsi="Times New Roman" w:cs="Times New Roman"/>
        </w:rPr>
        <w:t xml:space="preserve">. Although there is no evidence for facultative aestivation of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in Southern Europe, we assume it might happen as it does in its close relative </w:t>
      </w:r>
      <w:r w:rsidRPr="0084756E">
        <w:rPr>
          <w:rFonts w:ascii="Times New Roman" w:hAnsi="Times New Roman" w:cs="Times New Roman"/>
          <w:i/>
          <w:iCs/>
        </w:rPr>
        <w:t>P. brassicae</w:t>
      </w:r>
      <w:r w:rsidR="00443B29" w:rsidRPr="0084756E">
        <w:rPr>
          <w:rFonts w:ascii="Times New Roman" w:hAnsi="Times New Roman" w:cs="Times New Roman"/>
          <w:i/>
          <w:iCs/>
        </w:rPr>
        <w:t xml:space="preserve"> </w:t>
      </w:r>
      <w:r w:rsidR="00443B29" w:rsidRPr="0084756E">
        <w:rPr>
          <w:rFonts w:ascii="Times New Roman" w:hAnsi="Times New Roman" w:cs="Times New Roman"/>
          <w:i/>
          <w:iCs/>
        </w:rPr>
        <w:fldChar w:fldCharType="begin"/>
      </w:r>
      <w:r w:rsidR="00443B29" w:rsidRPr="0084756E">
        <w:rPr>
          <w:rFonts w:ascii="Times New Roman" w:hAnsi="Times New Roman" w:cs="Times New Roman"/>
          <w:i/>
          <w:iCs/>
        </w:rPr>
        <w:instrText xml:space="preserve"> ADDIN ZOTERO_ITEM CSL_CITATION {"citationID":"dPEFtcKc","properties":{"formattedCitation":"(Spieth 2002)","plainCitation":"(Spieth 2002)","noteIndex":0},"citationItems":[{"id":719,"uris":["http://zotero.org/users/8911623/items/3JGPWFUI"],"itemData":{"id":719,"type":"article-journal","abstract":"The large white butterfly, Pieris brassicae, has an unusually complex life-history in its southernmost range in Western Europe. This complexity results (1) from two developmental rests, a short-day induced hibernation and a long-day induced estivation response, and (2) from the exceptionally early appearance of the first adult generation in January/February and a subsequent winter diapause in some of their progeny. It was found that in spring and autumn, different generations are faced with critical photophases which induce hibernation or estivation, with the consequence that in five out of six generations per year, only some develop directly whereas the others enter a dormancy phase. To assess the implications of this high number of optional responses on the generation succession, the development time was studied at various photoperiods and temperatures. The results showed that a threshold response determines the duration of estivation. With unchanged summer conditions (daylengths ≥15 h) estivation lasts on average 18–19 weeks, while with autumn conditions (daylengths ≤14 h) it lasts only 7 weeks. A change of photophases from ≥15 h to ≤14 h terminates estivation within about 3–5 weeks, slightly depending on the pupal exposure time in summer conditions. The duration of estivation is not affected by temperature or by the photophases experienced by the caterpillars. The winter diapause lasts 18–19 weeks on average with winter conditions (12°C/10.30 h light), but only 8–10 weeks with late spring conditions (21°C/15 h light). These results were used to assess the effects on the population phenology, with the finding that despite the different developmental pathways, a desynchronization of the generation succession is largely prevented. Estivation, hibernation, and direct development at different seasons are well adjusted to a common phenological pattern of a continuously reproducing population. This pattern of activity covers a cryptic dormant subpopulation, and could not have been deduced by field observations.","container-title":"Population Ecology","DOI":"https://doi.org/10.1007/s101440200031","ISSN":"1438-390X","issue":"3","language":"en","license":"© 2002 The Society of Population Ecology","page":"273-280","source":"Wiley Online Library","title":"Estivation and hibernation of Pieris brassicae (L.) in southern Spain: synchronization of two complex behavioral patterns","title-short":"Estivation and hibernation of Pieris brassicae (L.) in southern Spain","volume":"44","author":[{"family":"Spieth","given":"H. R."}],"issued":{"date-parts":[["2002"]]},"citation-key":"spiethEstivationHibernationPieris2002"}}],"schema":"https://github.com/citation-style-language/schema/raw/master/csl-citation.json"} </w:instrText>
      </w:r>
      <w:r w:rsidR="00443B29" w:rsidRPr="0084756E">
        <w:rPr>
          <w:rFonts w:ascii="Times New Roman" w:hAnsi="Times New Roman" w:cs="Times New Roman"/>
          <w:i/>
          <w:iCs/>
        </w:rPr>
        <w:fldChar w:fldCharType="separate"/>
      </w:r>
      <w:r w:rsidR="00443B29" w:rsidRPr="0084756E">
        <w:rPr>
          <w:rFonts w:ascii="Times New Roman" w:hAnsi="Times New Roman" w:cs="Times New Roman"/>
        </w:rPr>
        <w:t>(Spieth 2002)</w:t>
      </w:r>
      <w:r w:rsidR="00443B29" w:rsidRPr="0084756E">
        <w:rPr>
          <w:rFonts w:ascii="Times New Roman" w:hAnsi="Times New Roman" w:cs="Times New Roman"/>
          <w:i/>
          <w:iCs/>
        </w:rPr>
        <w:fldChar w:fldCharType="end"/>
      </w:r>
      <w:r w:rsidR="00C312FB">
        <w:rPr>
          <w:rFonts w:ascii="Times New Roman" w:hAnsi="Times New Roman" w:cs="Times New Roman"/>
        </w:rPr>
        <w:t xml:space="preserve">. </w:t>
      </w:r>
      <w:r w:rsidR="00C312FB" w:rsidRPr="005C2EE1">
        <w:rPr>
          <w:rFonts w:ascii="Times New Roman" w:hAnsi="Times New Roman" w:cs="Times New Roman"/>
          <w:highlight w:val="green"/>
        </w:rPr>
        <w:t xml:space="preserve">For its congener </w:t>
      </w:r>
      <w:proofErr w:type="spellStart"/>
      <w:r w:rsidR="00C312FB" w:rsidRPr="005C2EE1">
        <w:rPr>
          <w:rFonts w:ascii="Times New Roman" w:hAnsi="Times New Roman" w:cs="Times New Roman"/>
          <w:i/>
          <w:iCs/>
          <w:highlight w:val="green"/>
        </w:rPr>
        <w:t>P.</w:t>
      </w:r>
      <w:r w:rsidR="00C312FB" w:rsidRPr="005C2EE1">
        <w:rPr>
          <w:rFonts w:ascii="Times New Roman" w:hAnsi="Times New Roman" w:cs="Times New Roman"/>
          <w:highlight w:val="green"/>
        </w:rPr>
        <w:t>melete</w:t>
      </w:r>
      <w:proofErr w:type="spellEnd"/>
      <w:r w:rsidR="00C312FB" w:rsidRPr="005C2EE1">
        <w:rPr>
          <w:rFonts w:ascii="Times New Roman" w:hAnsi="Times New Roman" w:cs="Times New Roman"/>
          <w:highlight w:val="green"/>
        </w:rPr>
        <w:t xml:space="preserve">, </w:t>
      </w:r>
      <w:r w:rsidR="00AF25F8" w:rsidRPr="005C2EE1">
        <w:rPr>
          <w:rFonts w:ascii="Times New Roman" w:hAnsi="Times New Roman" w:cs="Times New Roman"/>
          <w:highlight w:val="green"/>
        </w:rPr>
        <w:t xml:space="preserve">heat-shock proteins </w:t>
      </w:r>
      <w:r w:rsidR="00C312FB" w:rsidRPr="005C2EE1">
        <w:rPr>
          <w:rFonts w:ascii="Times New Roman" w:hAnsi="Times New Roman" w:cs="Times New Roman"/>
          <w:highlight w:val="green"/>
        </w:rPr>
        <w:t>—highly conserved at genus level— are up-regulated by heat exposure under summer diapause</w:t>
      </w:r>
      <w:r w:rsidR="00443B29" w:rsidRPr="005C2EE1">
        <w:rPr>
          <w:rFonts w:ascii="Times New Roman" w:hAnsi="Times New Roman" w:cs="Times New Roman"/>
          <w:i/>
          <w:iCs/>
          <w:highlight w:val="green"/>
        </w:rPr>
        <w:t xml:space="preserve"> </w:t>
      </w:r>
      <w:r w:rsidR="00443B29" w:rsidRPr="005C2EE1">
        <w:rPr>
          <w:rFonts w:ascii="Times New Roman" w:hAnsi="Times New Roman" w:cs="Times New Roman"/>
          <w:i/>
          <w:iCs/>
          <w:highlight w:val="green"/>
        </w:rPr>
        <w:fldChar w:fldCharType="begin"/>
      </w:r>
      <w:r w:rsidR="007A4E87" w:rsidRPr="005C2EE1">
        <w:rPr>
          <w:rFonts w:ascii="Times New Roman" w:hAnsi="Times New Roman" w:cs="Times New Roman"/>
          <w:i/>
          <w:iCs/>
          <w:highlight w:val="green"/>
        </w:rPr>
        <w:instrText xml:space="preserve"> ADDIN ZOTERO_ITEM CSL_CITATION {"citationID":"gzpZyjrH","properties":{"formattedCitation":"(Wu et al. 2018, Miano et al. 2022)","plainCitation":"(Wu et al. 2018, Miano et al. 2022)","dontUpdate":true,"noteIndex":0},"citationItems":[{"id":6335,"uris":["http://zotero.org/users/8911623/items/4RMN3HZ5"],"itemData":{"id":6335,"type":"article-journal","abstract":"Heat shock proteins (Hsps) have been linked to stresses and winter diapause in insects, but whether they are components of summer diapause is still unknown. In this study, complementary DNAs of Hsp90 from Pieris melete, Pieris rapae and Pieris canidia named PmHsp90, PrHsp90 and PcHsp90, respectively, were cloned and sequenced. The deduced amino acid sequence consisted of 718 amino acid residues with a putative molecular mass of 82.6, 82.6 and 82.7 kDa, respectively. The amino acid sequences contained all of the five conserved signature motifs in the Hsp90 family and a bHLH protein folding activity region. The differential expression pattern of PmHsp90 in response to summer diapause and winter diapause, which are related to heat/cold stress, was investigated. Cold stress induced Hsp90 up-regulation in summer and winter diapause pupae, but not in non-diapause individuals. Heat shock up-regulated PmHsp90 gradually with an increase in temperature in summer diapause, and PmHsp90 was rapidly up-regulated in winter diapause. After 30 min heat shock at 39°C, substantial up-regulation of PmHsp90 transcript levels were observed both in summer and winter diapause. However, in non-diapause a relatively stable expression was found under different durations of 39°C heat shock. Compared to the optimal treatment of 18°C for diapause development, a high temperature acclimation of 31°C induced PmHsp90 up-regulation in summer diapause, whereas a low temperature acclimation of 4°C induced up-regulation in winter diapause. The current results indicate that Hsp90 may play an important role in response to heat/cold stress both in summer and winter diapause.","container-title":"Insect Science","DOI":"10.1111/1744-7917.12414","ISSN":"1744-7917","issue":"2","language":"en","license":"© 2016 Institute of Zoology, Chinese Academy of Sciences","note":"8 citations (Crossref) [2023-07-28]\n_eprint: https://onlinelibrary.wiley.com/doi/pdf/10.1111/1744-7917.12414","page":"273-283","source":"Wiley Online Library","title":"Molecular characterization of three Hsp90 from Pieris and expression patterns in response to cold and thermal stress in summer and winter diapause of Pieris melete","volume":"25","author":[{"family":"Wu","given":"Yue-Kun"},{"family":"Zou","given":"Chao"},{"family":"Fu","given":"Dao-Meng"},{"family":"Zhang","given":"Wan-Na"},{"family":"Xiao","given":"Hai-Jun"}],"issued":{"date-parts":[["2018"]]},"citation-key":"wu2018"}},{"id":6689,"uris":["http://zotero.org/users/8911623/items/2IZK6QH2"],"itemData":{"id":6689,"type":"article-journal","abstract":"Small heat shock proteins (sHSPs) are conserved proteins that play key roles in organismal adaptation to adversity stressors. However, little is known about sHSPs during summer diapause. Three sHSP genes: PmHSP19.5, PmHSP19.9, and PmHSP20.0 were identified and cloned from Pieris melete. Sequence alignment and phylogenetic analysis revealed that the three sHSPs have a typical, conserved α-crystallin domain. PmHSP19.5 and PmHSP20.0 were both upregulated in summer diapause (SD) and winter diapause (WD), compared to non-diapause (ND) pupae. All three sHSPs were upregulated and showed similar trends in response to thermal stress. The 0 °C chilling treatment slightly affected sHSP transcripts in ND pupae, whereas both PmHSP19.5 and PmHSP19.9 were upregulated and PmHSP20.0 was downregulated after chilling at 0 °C for 24–96 h in both SD and WD pupae. The transcripts of PmHSP19.5 and PmHSP19.9 were significantly induced at 31 °C for 30 d in SD and WD pupae. The PmHSP20.0 transcript gradually decreased during the SD and WD programs. This is the first time that sHSPs have been linked to both overwintering and summer diapause processes. These findings suggest that sHSPs are involved in both summer and winter diapause maintenance and play a possible key role in temperature stress.","container-title":"International Journal of Biological Macromolecules","DOI":"10.1016/j.ijbiomac.2022.04.093","ISSN":"0141-8130","journalAbbreviation":"International Journal of Biological Macromolecules","language":"en","note":"0 citations (Crossref) [2023-07-28]","page":"1144-1154","source":"ScienceDirect","title":"Identification and up-regulation of three small heat shock proteins in summer and winter diapause in response to temperature stress in Pieris melete","volume":"209","author":[{"family":"Miano","given":"Falak Naz"},{"family":"Jiang","given":"Ting"},{"family":"Zhang","given":"Jing"},{"family":"Zhang","given":"Wan-Na"},{"family":"Peng","given":"Yingchuan"},{"family":"Xiao","given":"Hai-Jun"}],"issued":{"date-parts":[["2022",6,1]]},"citation-key":"miano2022"}}],"schema":"https://github.com/citation-style-language/schema/raw/master/csl-citation.json"} </w:instrText>
      </w:r>
      <w:r w:rsidR="00443B29" w:rsidRPr="005C2EE1">
        <w:rPr>
          <w:rFonts w:ascii="Times New Roman" w:hAnsi="Times New Roman" w:cs="Times New Roman"/>
          <w:i/>
          <w:iCs/>
          <w:highlight w:val="green"/>
        </w:rPr>
        <w:fldChar w:fldCharType="separate"/>
      </w:r>
      <w:r w:rsidR="00443B29" w:rsidRPr="005C2EE1">
        <w:rPr>
          <w:rFonts w:ascii="Times New Roman" w:hAnsi="Times New Roman" w:cs="Times New Roman"/>
          <w:highlight w:val="green"/>
        </w:rPr>
        <w:t>(Wu et al. 2018)</w:t>
      </w:r>
      <w:r w:rsidR="00443B29" w:rsidRPr="005C2EE1">
        <w:rPr>
          <w:rFonts w:ascii="Times New Roman" w:hAnsi="Times New Roman" w:cs="Times New Roman"/>
          <w:i/>
          <w:iCs/>
          <w:highlight w:val="green"/>
        </w:rPr>
        <w:fldChar w:fldCharType="end"/>
      </w:r>
      <w:r w:rsidR="00C312FB" w:rsidRPr="005C2EE1">
        <w:rPr>
          <w:rFonts w:ascii="Times New Roman" w:hAnsi="Times New Roman" w:cs="Times New Roman"/>
          <w:i/>
          <w:iCs/>
          <w:highlight w:val="green"/>
        </w:rPr>
        <w:t xml:space="preserve">, </w:t>
      </w:r>
      <w:r w:rsidR="00777B3E" w:rsidRPr="005C2EE1">
        <w:rPr>
          <w:rFonts w:ascii="Times New Roman" w:hAnsi="Times New Roman" w:cs="Times New Roman"/>
          <w:highlight w:val="green"/>
        </w:rPr>
        <w:t xml:space="preserve">thus suggesting that </w:t>
      </w:r>
      <w:r w:rsidR="00C312FB" w:rsidRPr="005C2EE1">
        <w:rPr>
          <w:rFonts w:ascii="Times New Roman" w:hAnsi="Times New Roman" w:cs="Times New Roman"/>
          <w:highlight w:val="green"/>
        </w:rPr>
        <w:t xml:space="preserve">diapausing phenotypes </w:t>
      </w:r>
      <w:r w:rsidR="00777B3E" w:rsidRPr="005C2EE1">
        <w:rPr>
          <w:rFonts w:ascii="Times New Roman" w:hAnsi="Times New Roman" w:cs="Times New Roman"/>
          <w:highlight w:val="green"/>
        </w:rPr>
        <w:t xml:space="preserve">might be </w:t>
      </w:r>
      <w:r w:rsidR="00C312FB" w:rsidRPr="005C2EE1">
        <w:rPr>
          <w:rFonts w:ascii="Times New Roman" w:hAnsi="Times New Roman" w:cs="Times New Roman"/>
          <w:highlight w:val="green"/>
        </w:rPr>
        <w:t>selected under warm conditions</w:t>
      </w:r>
      <w:r w:rsidR="00777B3E" w:rsidRPr="005C2EE1">
        <w:rPr>
          <w:rFonts w:ascii="Times New Roman" w:hAnsi="Times New Roman" w:cs="Times New Roman"/>
          <w:highlight w:val="green"/>
        </w:rPr>
        <w:t xml:space="preserve"> relative to not-diapausing ones for </w:t>
      </w:r>
      <w:r w:rsidR="00777B3E" w:rsidRPr="005C2EE1">
        <w:rPr>
          <w:rFonts w:ascii="Times New Roman" w:hAnsi="Times New Roman" w:cs="Times New Roman"/>
          <w:i/>
          <w:iCs/>
          <w:highlight w:val="green"/>
        </w:rPr>
        <w:t xml:space="preserve">P. </w:t>
      </w:r>
      <w:proofErr w:type="spellStart"/>
      <w:r w:rsidR="00777B3E" w:rsidRPr="005C2EE1">
        <w:rPr>
          <w:rFonts w:ascii="Times New Roman" w:hAnsi="Times New Roman" w:cs="Times New Roman"/>
          <w:i/>
          <w:iCs/>
          <w:highlight w:val="green"/>
        </w:rPr>
        <w:t>rapae</w:t>
      </w:r>
      <w:proofErr w:type="spellEnd"/>
      <w:r w:rsidR="00777B3E" w:rsidRPr="005C2EE1">
        <w:rPr>
          <w:rFonts w:ascii="Times New Roman" w:hAnsi="Times New Roman" w:cs="Times New Roman"/>
          <w:highlight w:val="green"/>
        </w:rPr>
        <w:t xml:space="preserve"> too.</w:t>
      </w:r>
    </w:p>
    <w:p w14:paraId="649B83C2" w14:textId="2B1C42EA" w:rsidR="001C7F49" w:rsidRPr="0084756E" w:rsidRDefault="001C7F49" w:rsidP="000A3D8D">
      <w:pPr>
        <w:pStyle w:val="BodyText"/>
        <w:spacing w:line="480" w:lineRule="auto"/>
        <w:rPr>
          <w:rFonts w:ascii="Times New Roman" w:hAnsi="Times New Roman" w:cs="Times New Roman"/>
        </w:rPr>
      </w:pPr>
      <w:r w:rsidRPr="0084756E">
        <w:rPr>
          <w:rFonts w:ascii="Times New Roman" w:hAnsi="Times New Roman" w:cs="Times New Roman"/>
        </w:rPr>
        <w:t>The existence of these complex behaviors in late-spring and summer supports our choice of spring first emergences after overwintering diapause to validate phenological, process-based forecasts with empirical data.</w:t>
      </w:r>
      <w:r w:rsidR="00200B5D" w:rsidRPr="0084756E">
        <w:rPr>
          <w:rFonts w:ascii="Times New Roman" w:hAnsi="Times New Roman" w:cs="Times New Roman"/>
        </w:rPr>
        <w:t xml:space="preserve"> </w:t>
      </w:r>
    </w:p>
    <w:p w14:paraId="3D324BD7" w14:textId="0D495F88" w:rsidR="001C7F49" w:rsidRPr="0084756E" w:rsidRDefault="00AF25F8" w:rsidP="000A3D8D">
      <w:pPr>
        <w:pStyle w:val="BodyText"/>
        <w:spacing w:line="480" w:lineRule="auto"/>
        <w:rPr>
          <w:rFonts w:ascii="Times New Roman" w:hAnsi="Times New Roman" w:cs="Times New Roman"/>
          <w:b/>
          <w:bCs/>
        </w:rPr>
      </w:pPr>
      <w:r w:rsidRPr="0084756E">
        <w:rPr>
          <w:rFonts w:ascii="Times New Roman" w:hAnsi="Times New Roman" w:cs="Times New Roman"/>
          <w:b/>
          <w:bCs/>
        </w:rPr>
        <w:t>Modelling framework:</w:t>
      </w:r>
    </w:p>
    <w:p w14:paraId="3B01DF0A" w14:textId="090E2609" w:rsidR="00D858B8" w:rsidRPr="0084756E" w:rsidRDefault="00D858B8" w:rsidP="000A3D8D">
      <w:pPr>
        <w:pStyle w:val="BodyText"/>
        <w:numPr>
          <w:ilvl w:val="0"/>
          <w:numId w:val="3"/>
        </w:numPr>
        <w:spacing w:line="480" w:lineRule="auto"/>
        <w:rPr>
          <w:rFonts w:ascii="Times New Roman" w:hAnsi="Times New Roman" w:cs="Times New Roman"/>
          <w:b/>
          <w:bCs/>
        </w:rPr>
      </w:pPr>
      <w:r w:rsidRPr="0084756E">
        <w:rPr>
          <w:rFonts w:ascii="Times New Roman" w:hAnsi="Times New Roman" w:cs="Times New Roman"/>
          <w:b/>
          <w:bCs/>
          <w:i/>
          <w:iCs/>
        </w:rPr>
        <w:t xml:space="preserve">Pieris </w:t>
      </w:r>
      <w:proofErr w:type="spellStart"/>
      <w:r w:rsidRPr="0084756E">
        <w:rPr>
          <w:rFonts w:ascii="Times New Roman" w:hAnsi="Times New Roman" w:cs="Times New Roman"/>
          <w:b/>
          <w:bCs/>
          <w:i/>
          <w:iCs/>
        </w:rPr>
        <w:t>rapae</w:t>
      </w:r>
      <w:proofErr w:type="spellEnd"/>
      <w:r w:rsidRPr="0084756E">
        <w:rPr>
          <w:rFonts w:ascii="Times New Roman" w:hAnsi="Times New Roman" w:cs="Times New Roman"/>
          <w:b/>
          <w:bCs/>
        </w:rPr>
        <w:t xml:space="preserve"> overwintering emergence:</w:t>
      </w:r>
    </w:p>
    <w:p w14:paraId="4D944841" w14:textId="035AF296" w:rsidR="001C7F49" w:rsidRPr="0084756E" w:rsidRDefault="001C7F49"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Hence, we use the first-generation flights (i.e., adult emergence) to compare predictions from lab-parameterized development models in the literature with long-term phenological observations in Spain </w:t>
      </w:r>
      <w:r w:rsidR="00443B29" w:rsidRPr="0084756E">
        <w:rPr>
          <w:rFonts w:ascii="Times New Roman" w:hAnsi="Times New Roman" w:cs="Times New Roman"/>
        </w:rPr>
        <w:t>published</w:t>
      </w:r>
      <w:r w:rsidRPr="0084756E">
        <w:rPr>
          <w:rFonts w:ascii="Times New Roman" w:hAnsi="Times New Roman" w:cs="Times New Roman"/>
        </w:rPr>
        <w:t xml:space="preserve"> by </w:t>
      </w:r>
      <w:r w:rsidR="00443B29"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{"citationID":"RJmBywBK","properties":{"formattedCitation":"(Gordo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Gordo and Sanz (2006)</w:t>
      </w:r>
      <w:r w:rsidR="00443B29" w:rsidRPr="0084756E">
        <w:rPr>
          <w:rFonts w:ascii="Times New Roman" w:hAnsi="Times New Roman" w:cs="Times New Roman"/>
        </w:rPr>
        <w:fldChar w:fldCharType="end"/>
      </w:r>
      <w:r w:rsidR="00D858B8" w:rsidRPr="0084756E">
        <w:rPr>
          <w:rFonts w:ascii="Times New Roman" w:hAnsi="Times New Roman" w:cs="Times New Roman"/>
        </w:rPr>
        <w:t>to address our first question</w:t>
      </w:r>
      <w:r w:rsidRPr="0084756E">
        <w:rPr>
          <w:rFonts w:ascii="Times New Roman" w:hAnsi="Times New Roman" w:cs="Times New Roman"/>
        </w:rPr>
        <w:t xml:space="preserve">. For this validation, we extracted </w:t>
      </w:r>
      <w:r w:rsidR="00443B29" w:rsidRPr="0084756E">
        <w:rPr>
          <w:rFonts w:ascii="Times New Roman" w:hAnsi="Times New Roman" w:cs="Times New Roman"/>
        </w:rPr>
        <w:t xml:space="preserve">experimental, laboratory </w:t>
      </w:r>
      <w:r w:rsidRPr="0084756E">
        <w:rPr>
          <w:rFonts w:ascii="Times New Roman" w:hAnsi="Times New Roman" w:cs="Times New Roman"/>
        </w:rPr>
        <w:t xml:space="preserve">data of development days </w:t>
      </w:r>
      <w:r w:rsidR="00443B29" w:rsidRPr="0084756E">
        <w:rPr>
          <w:rFonts w:ascii="Times New Roman" w:hAnsi="Times New Roman" w:cs="Times New Roman"/>
        </w:rPr>
        <w:t xml:space="preserve">across various </w:t>
      </w:r>
      <w:r w:rsidR="00443B29" w:rsidRPr="0084756E">
        <w:rPr>
          <w:rFonts w:ascii="Times New Roman" w:hAnsi="Times New Roman" w:cs="Times New Roman"/>
        </w:rPr>
        <w:lastRenderedPageBreak/>
        <w:t xml:space="preserve">temperatures </w:t>
      </w:r>
      <w:r w:rsidRPr="0084756E">
        <w:rPr>
          <w:rFonts w:ascii="Times New Roman" w:hAnsi="Times New Roman" w:cs="Times New Roman"/>
        </w:rPr>
        <w:t xml:space="preserve">experienced by the pupae from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{"citationID":"fOHHAQDZ","properties":{"formattedCitation":"(Gilbert 1988)","plainCitation":"(Gilbert 1988)","noteIndex":0},"citationItems":[{"id":5428,"uris":["http://zotero.org/users/8911623/items/HZ3AQ4QV"],"itemData":{"id":5428,"type":"article-journal","abstract":"(1)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(Gilbert 1988)</w:t>
      </w:r>
      <w:r w:rsidR="00443B29" w:rsidRPr="0084756E">
        <w:rPr>
          <w:rFonts w:ascii="Times New Roman" w:hAnsi="Times New Roman" w:cs="Times New Roman"/>
        </w:rPr>
        <w:fldChar w:fldCharType="end"/>
      </w:r>
      <w:r w:rsidR="00443B29" w:rsidRPr="0084756E">
        <w:rPr>
          <w:rFonts w:ascii="Times New Roman" w:hAnsi="Times New Roman" w:cs="Times New Roman"/>
        </w:rPr>
        <w:t xml:space="preserve">, </w:t>
      </w:r>
      <w:r w:rsidRPr="0084756E">
        <w:rPr>
          <w:rFonts w:ascii="Times New Roman" w:hAnsi="Times New Roman" w:cs="Times New Roman"/>
        </w:rPr>
        <w:t xml:space="preserve">as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mostly overwinters as diapausing pupa at these latitudes</w:t>
      </w:r>
      <w:r w:rsidR="00443B29" w:rsidRPr="0084756E">
        <w:rPr>
          <w:rFonts w:ascii="Times New Roman" w:hAnsi="Times New Roman" w:cs="Times New Roman"/>
        </w:rPr>
        <w:t xml:space="preserve">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{"citationID":"NbKH7pBI","properties":{"formattedCitation":"(Shapiro 1984, Gilbert 1988)","plainCitation":"(Shapiro 1984, Gilbert 1988)","noteIndex":0},"citationItems":[{"id":4969,"uris":["http://zotero.org/users/8911623/items/DUYC3D2Q"],"itemData":{"id":4969,"type":"article-journal","abstract":"undefined","container-title":"Psyche: A Journal of Entomology","DOI":"10.1155/1984/19083","ISSN":"0033-2615","language":"en","note":"publisher: Hindawi","page":"161-169","source":"www.hindawi.com","title":"Non-Diapause Overwintering by &lt;em&gt;Pieris Rapae&lt;/em&gt; (Lepidoptera: Pieridae) and &lt;em&gt;Papilio Zelicaon&lt;/em&gt; (Lepidoptera: Papilionidae) in California: Adaptiveness of Type III Diapause-Induction Curves","title-short":"Non-Diapause Overwintering by &lt;em&gt;Pieris Rapae&lt;/em&gt; (Lepidoptera","volume":"91","author":[{"family":"Shapiro","given":"Arthur M."}],"issued":{"date-parts":[["1984"]]},"citation-key":"shapiro1984"}},{"id":5428,"uris":["http://zotero.org/users/8911623/items/HZ3AQ4QV"],"itemData":{"id":5428,"type":"article-journal","abstract":"(1)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(Shapiro 1984, Gilbert 1988)</w:t>
      </w:r>
      <w:r w:rsidR="00443B29" w:rsidRPr="0084756E">
        <w:rPr>
          <w:rFonts w:ascii="Times New Roman" w:hAnsi="Times New Roman" w:cs="Times New Roman"/>
        </w:rPr>
        <w:fldChar w:fldCharType="end"/>
      </w:r>
      <w:r w:rsidRPr="0084756E">
        <w:rPr>
          <w:rFonts w:ascii="Times New Roman" w:hAnsi="Times New Roman" w:cs="Times New Roman"/>
        </w:rPr>
        <w:t>. As soon as the heat requirements are fulfilled by the overwintering pupae, the first flights of the year occur. We then fitted different model equations</w:t>
      </w:r>
      <w:r w:rsidR="00AF25F8" w:rsidRPr="0084756E">
        <w:rPr>
          <w:rFonts w:ascii="Times New Roman" w:hAnsi="Times New Roman" w:cs="Times New Roman"/>
        </w:rPr>
        <w:t xml:space="preserve"> —</w:t>
      </w:r>
      <w:r w:rsidR="00443B29" w:rsidRPr="0084756E">
        <w:rPr>
          <w:rFonts w:ascii="Times New Roman" w:hAnsi="Times New Roman" w:cs="Times New Roman"/>
        </w:rPr>
        <w:t>with either</w:t>
      </w:r>
      <w:r w:rsidR="00AF25F8" w:rsidRPr="0084756E">
        <w:rPr>
          <w:rFonts w:ascii="Times New Roman" w:hAnsi="Times New Roman" w:cs="Times New Roman"/>
        </w:rPr>
        <w:t xml:space="preserve"> phenomenological </w:t>
      </w:r>
      <w:r w:rsidR="00443B29" w:rsidRPr="0084756E">
        <w:rPr>
          <w:rFonts w:ascii="Times New Roman" w:hAnsi="Times New Roman" w:cs="Times New Roman"/>
        </w:rPr>
        <w:t>or</w:t>
      </w:r>
      <w:r w:rsidR="00AF25F8" w:rsidRPr="0084756E">
        <w:rPr>
          <w:rFonts w:ascii="Times New Roman" w:hAnsi="Times New Roman" w:cs="Times New Roman"/>
        </w:rPr>
        <w:t xml:space="preserve"> physiological</w:t>
      </w:r>
      <w:r w:rsidR="00443B29" w:rsidRPr="0084756E">
        <w:rPr>
          <w:rFonts w:ascii="Times New Roman" w:hAnsi="Times New Roman" w:cs="Times New Roman"/>
        </w:rPr>
        <w:t xml:space="preserve"> foundation</w:t>
      </w:r>
      <w:r w:rsidR="00AF25F8" w:rsidRPr="0084756E">
        <w:rPr>
          <w:rFonts w:ascii="Times New Roman" w:hAnsi="Times New Roman" w:cs="Times New Roman"/>
        </w:rPr>
        <w:t>—</w:t>
      </w:r>
      <w:r w:rsidRPr="0084756E">
        <w:rPr>
          <w:rFonts w:ascii="Times New Roman" w:hAnsi="Times New Roman" w:cs="Times New Roman"/>
        </w:rPr>
        <w:t xml:space="preserve"> to predict the whole thermal performance curve (see Table S1 in Supplementary Information). We fitted the models in R </w:t>
      </w:r>
      <w:r w:rsidR="00DD3089" w:rsidRPr="0084756E">
        <w:rPr>
          <w:rFonts w:ascii="Times New Roman" w:hAnsi="Times New Roman" w:cs="Times New Roman"/>
        </w:rPr>
        <w:t>(R Core Team, 2023)</w:t>
      </w:r>
      <w:r w:rsidRPr="0084756E">
        <w:rPr>
          <w:rFonts w:ascii="Times New Roman" w:hAnsi="Times New Roman" w:cs="Times New Roman"/>
        </w:rPr>
        <w:t xml:space="preserve"> using packages </w:t>
      </w:r>
      <w:proofErr w:type="spellStart"/>
      <w:r w:rsidRPr="00BB1DAF">
        <w:rPr>
          <w:rStyle w:val="VerbatimChar"/>
          <w:rFonts w:cs="Times New Roman"/>
          <w:i w:val="0"/>
        </w:rPr>
        <w:t>devRate</w:t>
      </w:r>
      <w:proofErr w:type="spellEnd"/>
      <w:r w:rsidRPr="0084756E">
        <w:rPr>
          <w:rFonts w:ascii="Times New Roman" w:hAnsi="Times New Roman" w:cs="Times New Roman"/>
        </w:rPr>
        <w:t xml:space="preserve">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{"citationID":"aiKOsZhS","properties":{"formattedCitation":"(Rebaudo et al. 2018)","plainCitation":"(Rebaudo et al. 2018)","noteIndex":0},"citationItems":[{"id":590,"uris":["http://zotero.org/users/8911623/items/4JIUY8ZV"],"itemData":{"id":590,"type":"article-journal","abstract":"Thermal biologists are interested in generating paired data on development rates and temperatures, but they are in need of automated tools to accurately analyse this data. Fed with a database of more than 30 existing development models, the devRate package provides tools for plotting and visualizing data, selecting the most appropriate model, and mapping and forecasting ectotherm phenology using temperature time-series data. Most proposed models are for arthropods, mainly insects (e.g. Lepidoptera, Coleoptera, Hemiptera, Diptera, Hymenoptera). This paper presents the main functions of the package and provides an example using an empirical dataset. The devRate package provides investigators with a unique set of tools and a database that allows them to fit development rate models, and to compare arthropod response to temperature.","container-title":"Methods in Ecology and Evolution","DOI":"https://doi.org/10.1111/2041-210X.12935","ISSN":"2041-210X","issue":"4","language":"en","license":"© 2017 The Authors. Methods in Ecology and Evolution © 2017 British Ecological Society","page":"1144-1150","source":"Wiley Online Library","title":"Modelling temperature-dependent development rate and phenology in arthropods: The devRate package for r","title-short":"Modelling temperature-dependent development rate and phenology in arthropods","volume":"9","author":[{"family":"Rebaudo","given":"François"},{"family":"Struelens","given":"Quentin"},{"family":"Dangles","given":"Olivier"}],"issued":{"date-parts":[["2018"]]},"citation-key":"rebaudoModellingTemperaturedependentDevelopment2018"}}],"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w:t>
      </w:r>
      <w:proofErr w:type="spellStart"/>
      <w:r w:rsidR="00443B29" w:rsidRPr="0084756E">
        <w:rPr>
          <w:rFonts w:ascii="Times New Roman" w:hAnsi="Times New Roman" w:cs="Times New Roman"/>
        </w:rPr>
        <w:t>Rebaudo</w:t>
      </w:r>
      <w:proofErr w:type="spellEnd"/>
      <w:r w:rsidR="00443B29" w:rsidRPr="0084756E">
        <w:rPr>
          <w:rFonts w:ascii="Times New Roman" w:hAnsi="Times New Roman" w:cs="Times New Roman"/>
        </w:rPr>
        <w:t xml:space="preserve"> et al. 2018)</w:t>
      </w:r>
      <w:r w:rsidR="00443B29" w:rsidRPr="0084756E">
        <w:rPr>
          <w:rFonts w:ascii="Times New Roman" w:hAnsi="Times New Roman" w:cs="Times New Roman"/>
        </w:rPr>
        <w:fldChar w:fldCharType="end"/>
      </w:r>
      <w:r w:rsidRPr="0084756E">
        <w:rPr>
          <w:rFonts w:ascii="Times New Roman" w:hAnsi="Times New Roman" w:cs="Times New Roman"/>
        </w:rPr>
        <w:t xml:space="preserve">, </w:t>
      </w:r>
      <w:proofErr w:type="spellStart"/>
      <w:r w:rsidRPr="00BB1DAF">
        <w:rPr>
          <w:rStyle w:val="VerbatimChar"/>
          <w:rFonts w:cs="Times New Roman"/>
          <w:i w:val="0"/>
        </w:rPr>
        <w:t>rTPC</w:t>
      </w:r>
      <w:proofErr w:type="spellEnd"/>
      <w:r w:rsidRPr="00BB1DAF">
        <w:rPr>
          <w:rFonts w:ascii="Consolas" w:hAnsi="Consolas" w:cs="Times New Roman"/>
        </w:rPr>
        <w:t xml:space="preserve"> </w:t>
      </w:r>
      <w:r w:rsidRPr="0084756E">
        <w:rPr>
          <w:rFonts w:ascii="Times New Roman" w:hAnsi="Times New Roman" w:cs="Times New Roman"/>
        </w:rPr>
        <w:t xml:space="preserve">and </w:t>
      </w:r>
      <w:proofErr w:type="spellStart"/>
      <w:r w:rsidRPr="00BB1DAF">
        <w:rPr>
          <w:rStyle w:val="VerbatimChar"/>
          <w:rFonts w:cs="Times New Roman"/>
          <w:i w:val="0"/>
        </w:rPr>
        <w:t>nls</w:t>
      </w:r>
      <w:r w:rsidRPr="00BB1DAF">
        <w:rPr>
          <w:rStyle w:val="VerbatimChar"/>
          <w:rFonts w:cs="Times New Roman"/>
        </w:rPr>
        <w:t>.</w:t>
      </w:r>
      <w:r w:rsidRPr="00BB1DAF">
        <w:rPr>
          <w:rStyle w:val="VerbatimChar"/>
          <w:rFonts w:cs="Times New Roman"/>
          <w:i w:val="0"/>
        </w:rPr>
        <w:t>multstart</w:t>
      </w:r>
      <w:proofErr w:type="spellEnd"/>
      <w:r w:rsidRPr="00BB1DAF">
        <w:rPr>
          <w:rFonts w:ascii="Consolas" w:hAnsi="Consolas" w:cs="Times New Roman"/>
        </w:rPr>
        <w:t xml:space="preserve"> </w:t>
      </w:r>
      <w:r w:rsidR="00443B29" w:rsidRPr="0084756E">
        <w:rPr>
          <w:rFonts w:ascii="Times New Roman" w:hAnsi="Times New Roman" w:cs="Times New Roman"/>
        </w:rPr>
        <w:fldChar w:fldCharType="begin"/>
      </w:r>
      <w:r w:rsidR="00443B29" w:rsidRPr="0084756E">
        <w:rPr>
          <w:rFonts w:ascii="Times New Roman" w:hAnsi="Times New Roman" w:cs="Times New Roman"/>
        </w:rPr>
        <w:instrText xml:space="preserve"> ADDIN ZOTERO_ITEM CSL_CITATION {"citationID":"WoAtyURH","properties":{"formattedCitation":"(Padfield et al. 2021)","plainCitation":"(Padfield et al. 2021)","noteIndex":0},"citationItems":[{"id":1271,"uris":["http://zotero.org/users/8911623/items/SKG2QL8Z"],"itemData":{"id":1271,"type":"article-journal","abstract":"Quantifying thermal performance curves (TPCs) for biological rates has many applications to important problems such as predicting responses of biological systems—from individuals to communities—to directional climate change or climatic fluctuations. Current software tools for fitting TPC models to data are not adequate for dealing with the immense size of new datasets that are increasingly becoming available. We require tools capable of tackling this issue in a simple, reproducible and accessible way. We present a new, reproducible pipeline in r that allows for relatively simple fitting of 24 different TPC models using nonlinear least squares (NLLS) regression. The pipeline consists of two packages—rTPC and nls.multstart—that provide functions which conveniently address common problems with NLLS fitting such as the NLLS parameter starting values problem. rTPC also includes functions to set starting values, estimate key TPC parameters and calculate uncertainty around parameter estimates as well as the fitted model as a whole. We demonstrate how this pipeline can be combined with other packages in r to robustly and reproducibly fit multiple mathematical models to multiple TPC datasets at once. In addition, we show how model selection or averaging, weighted model fitting and bootstrapping can be easily implemented within the pipeline. This new pipeline provides a flexible and reproducible approach that makes the challenging task of fitting multiple TPC models to data accessible to a wide range of users across ecology and evolution.","container-title":"Methods in Ecology and Evolution","DOI":"10.1111/2041-210X.13585","ISSN":"2041-210X","issue":"6","language":"en","note":"_eprint: https://onlinelibrary.wiley.com/doi/pdf/10.1111/2041-210X.13585","page":"1138-1143","source":"Wiley Online Library","title":"rTPC and nls.multstart: A new pipeline to fit thermal performance curves in r","title-short":"rTPC and nls.multstart","volume":"12","author":[{"family":"Padfield","given":"Daniel"},{"family":"O'Sullivan","given":"Hannah"},{"family":"Pawar","given":"Samraat"}],"issued":{"date-parts":[["2021"]]},"citation-key":"padfield2021"}}],"schema":"https://github.com/citation-style-language/schema/raw/master/csl-citation.json"} </w:instrText>
      </w:r>
      <w:r w:rsidR="00443B29" w:rsidRPr="0084756E">
        <w:rPr>
          <w:rFonts w:ascii="Times New Roman" w:hAnsi="Times New Roman" w:cs="Times New Roman"/>
        </w:rPr>
        <w:fldChar w:fldCharType="separate"/>
      </w:r>
      <w:r w:rsidR="00443B29" w:rsidRPr="0084756E">
        <w:rPr>
          <w:rFonts w:ascii="Times New Roman" w:hAnsi="Times New Roman" w:cs="Times New Roman"/>
        </w:rPr>
        <w:t>(Padfield et al. 2021)</w:t>
      </w:r>
      <w:r w:rsidR="00443B29" w:rsidRPr="0084756E">
        <w:rPr>
          <w:rFonts w:ascii="Times New Roman" w:hAnsi="Times New Roman" w:cs="Times New Roman"/>
        </w:rPr>
        <w:fldChar w:fldCharType="end"/>
      </w:r>
      <w:r w:rsidRPr="0084756E">
        <w:rPr>
          <w:rFonts w:ascii="Times New Roman" w:hAnsi="Times New Roman" w:cs="Times New Roman"/>
        </w:rPr>
        <w:t xml:space="preserve"> as well as </w:t>
      </w:r>
      <w:proofErr w:type="spellStart"/>
      <w:r w:rsidRPr="00BB1DAF">
        <w:rPr>
          <w:rStyle w:val="VerbatimChar"/>
          <w:rFonts w:cs="Times New Roman"/>
          <w:i w:val="0"/>
        </w:rPr>
        <w:t>nlme</w:t>
      </w:r>
      <w:proofErr w:type="spellEnd"/>
      <w:r w:rsidR="00DD3089" w:rsidRPr="0084756E">
        <w:rPr>
          <w:rFonts w:ascii="Times New Roman" w:hAnsi="Times New Roman" w:cs="Times New Roman"/>
        </w:rPr>
        <w:t xml:space="preserve"> (Pinheiro and Bates, 2022).</w:t>
      </w:r>
      <w:r w:rsidRPr="0084756E">
        <w:rPr>
          <w:rFonts w:ascii="Times New Roman" w:hAnsi="Times New Roman" w:cs="Times New Roman"/>
        </w:rPr>
        <w:t xml:space="preserve"> The fitted TPCs are depicted in </w:t>
      </w:r>
      <w:hyperlink w:anchor="fig-1_tpcs_prapae">
        <w:r w:rsidRPr="0084756E">
          <w:rPr>
            <w:rStyle w:val="Hyperlink"/>
            <w:rFonts w:ascii="Times New Roman" w:hAnsi="Times New Roman" w:cs="Times New Roman"/>
          </w:rPr>
          <w:t>Figure 1</w:t>
        </w:r>
      </w:hyperlink>
      <w:r w:rsidRPr="0084756E">
        <w:rPr>
          <w:rFonts w:ascii="Times New Roman" w:hAnsi="Times New Roman" w:cs="Times New Roman"/>
        </w:rPr>
        <w:t xml:space="preserve">, and their parameters, equations and source references are given in Table S1 of the Supplementary Information. We used AIC (Akaike Information Criterion) to determine which TPC models better fit the data </w:t>
      </w:r>
      <w:r w:rsidR="00443B29" w:rsidRPr="0084756E">
        <w:rPr>
          <w:rFonts w:ascii="Times New Roman" w:hAnsi="Times New Roman" w:cs="Times New Roman"/>
        </w:rPr>
        <w:fldChar w:fldCharType="begin"/>
      </w:r>
      <w:r w:rsidR="008272DC" w:rsidRPr="0084756E">
        <w:rPr>
          <w:rFonts w:ascii="Times New Roman" w:hAnsi="Times New Roman" w:cs="Times New Roman"/>
        </w:rPr>
        <w:instrText xml:space="preserve"> ADDIN ZOTERO_ITEM CSL_CITATION {"citationID":"iNqd1iWM","properties":{"formattedCitation":"(Burnham and Anderson 2004, Angilletta 2006)","plainCitation":"(Burnham and Anderson 2004, Angilletta 2006)","noteIndex":0},"citationItems":[{"id":8397,"uris":["http://zotero.org/users/8911623/items/MF2PRNLE"],"itemData":{"id":8397,"type":"article-journal","abstract":"The model selection literature has been generally poor at reflecting the deep foundations of the Akaike information criterion (AIC) and at making appropriate comparisons to the Bayesian information criterion (BIC). There is a clear philosophy, a sound criterion based in information theory, and a rigorous statistical foundation for AIC. AIC can be justified as Bayesian using a “savvy” prior on models that is a function of sample size and the number of model parameters. Furthermore, BIC can be derived as a non-Bayesian result. Therefore, arguments about using AIC versus BIC for model selection cannot be from a Bayes versus frequentist perspective. The philosophical context of what is assumed about reality, approximating models, and the intent of model-based inference should determine whether AIC or BIC is used. Various facets of such multimodel inference are presented here, particularly methods of model averaging.","container-title":"Sociological Methods &amp; Research","DOI":"10.1177/0049124104268644","ISSN":"0049-1241","issue":"2","language":"en","note":"7825 citations (Crossref) [2024-03-07]\npublisher: SAGE Publications Inc","page":"261-304","source":"SAGE Journals","title":"Multimodel Inference: Understanding AIC and BIC in Model Selection","title-short":"Multimodel Inference","volume":"33","author":[{"family":"Burnham","given":"Kenneth P."},{"family":"Anderson","given":"David R."}],"issued":{"date-parts":[["2004",11,1]]},"citation-key":"burnham2004"}},{"id":5360,"uris":["http://zotero.org/users/8911623/items/QFUZUYIK"],"itemData":{"id":5360,"type":"article-journal","abstract":"I show how one can estimate the shape of a thermal performance curve using information theory. This approach ranks plausible models by their Akaike information criterion (AIC), which is a measure of a model's ability to describe the data discounted by the model's complexity. I analyze previously published data to demonstrate how one applies this approach to describe a thermal performance curve. This exemplary analysis produced two interesting results. First, a model with a very high r2 (a modified Gaussian function) appeared to overfit the data. Second, the model favored by information theory (a Gaussian function) has been used widely in optimality studies of thermal performance curves. Finally, I discuss the choice between regression and ANOVA when comparing thermal performance curves and highlight a superior method called template mode of variation. Much progress can be made by abandoning traditional methods for a method that combines information theory with template mode of variation.","container-title":"Journal of Thermal Biology","DOI":"10.1016/j.jtherbio.2006.06.002","ISSN":"0306-4565","issue":"7","journalAbbreviation":"Journal of Thermal Biology","language":"en","page":"541-545","source":"ScienceDirect","title":"Estimating and comparing thermal performance curves","volume":"31","author":[{"family":"Angilletta","given":"Michael J."}],"issued":{"date-parts":[["2006",10,1]]},"citation-key":"angilletta2006"}}],"schema":"https://github.com/citation-style-language/schema/raw/master/csl-citation.json"} </w:instrText>
      </w:r>
      <w:r w:rsidR="00443B29" w:rsidRPr="0084756E">
        <w:rPr>
          <w:rFonts w:ascii="Times New Roman" w:hAnsi="Times New Roman" w:cs="Times New Roman"/>
        </w:rPr>
        <w:fldChar w:fldCharType="separate"/>
      </w:r>
      <w:r w:rsidR="008272DC" w:rsidRPr="0084756E">
        <w:rPr>
          <w:rFonts w:ascii="Times New Roman" w:hAnsi="Times New Roman" w:cs="Times New Roman"/>
        </w:rPr>
        <w:t>(Burnham and Anderson 2004, Angilletta 2006)</w:t>
      </w:r>
      <w:r w:rsidR="00443B29" w:rsidRPr="0084756E">
        <w:rPr>
          <w:rFonts w:ascii="Times New Roman" w:hAnsi="Times New Roman" w:cs="Times New Roman"/>
        </w:rPr>
        <w:fldChar w:fldCharType="end"/>
      </w:r>
      <w:r w:rsidRPr="0084756E">
        <w:rPr>
          <w:rFonts w:ascii="Times New Roman" w:hAnsi="Times New Roman" w:cs="Times New Roman"/>
        </w:rPr>
        <w:t xml:space="preserve">. A </w:t>
      </w:r>
      <w:r w:rsidR="008272DC" w:rsidRPr="0084756E">
        <w:rPr>
          <w:rFonts w:ascii="Times New Roman" w:hAnsi="Times New Roman" w:cs="Times New Roman"/>
        </w:rPr>
        <w:t>closer</w:t>
      </w:r>
      <w:r w:rsidRPr="0084756E">
        <w:rPr>
          <w:rFonts w:ascii="Times New Roman" w:hAnsi="Times New Roman" w:cs="Times New Roman"/>
        </w:rPr>
        <w:t xml:space="preserve"> comparison of TPC shapes is shown in Figure S1.</w:t>
      </w:r>
      <w:commentRangeStart w:id="9"/>
    </w:p>
    <w:p w14:paraId="4A967AD0" w14:textId="43802987" w:rsidR="00AF25F8" w:rsidRPr="0084756E" w:rsidRDefault="00AF25F8"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For phenological predictions based on these nonlinear </w:t>
      </w:r>
      <w:r w:rsidR="008272DC" w:rsidRPr="0084756E">
        <w:rPr>
          <w:rFonts w:ascii="Times New Roman" w:hAnsi="Times New Roman" w:cs="Times New Roman"/>
        </w:rPr>
        <w:t xml:space="preserve">TPCs </w:t>
      </w:r>
      <w:r w:rsidRPr="0084756E">
        <w:rPr>
          <w:rFonts w:ascii="Times New Roman" w:hAnsi="Times New Roman" w:cs="Times New Roman"/>
        </w:rPr>
        <w:t>models, physiological age can be estimated using the rate summation approach as first described by</w:t>
      </w:r>
      <w:r w:rsidR="008272DC" w:rsidRPr="0084756E">
        <w:rPr>
          <w:rFonts w:ascii="Times New Roman" w:hAnsi="Times New Roman" w:cs="Times New Roman"/>
        </w:rPr>
        <w:t xml:space="preserve"> </w:t>
      </w:r>
      <w:r w:rsidR="008272DC"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{"citationID":"fubXZqZ0","properties":{"formattedCitation":"(Stinner et al. 1974)","plainCitation":"(Stinner et al. 1974)","dontUpdate":true,"noteIndex":0},"citationItems":[{"id":5372,"uris":["http://zotero.org/users/8911623/items/RICTGXJ2"],"itemData":{"id":5372,"type":"article-journal","abstract":"Abstract\n            With the current advances in insect population modelling, the need for more accurate simulation of temperature-dependent growth rates has become vital. The day-degree concept, with its linear temperature–rate relationship, has not been adequate for simulation of field populations under highly variable temperature conditions. Similarly, several of the non-linear relationships proposed in the past (Janisch’s catenary, parabola) have also been inadequate. All of these relationships produce large errors at temperature extremes.\n            This paper presents a comparison of various functions which have been used for developmental time estimation and an algorithm for a sigmoid function which can be used in simulations having either a calendar or a physiological time base. Validation of the algorithm is presented for three insect species.","container-title":"The Canadian Entomologist","DOI":"10.4039/Ent106519-5","ISSN":"0008-347X, 1918-3240","issue":"5","journalAbbreviation":"Can Entomol","language":"en","page":"519-524","source":"DOI.org (Crossref)","title":"AN ALGORITHM FOR TEMPERATURE-DEPENDENT GROWTH RATE SIMULATION","volume":"106","author":[{"family":"Stinner","given":"R. E."},{"family":"Gutierrez","given":"A. P."},{"family":"Butler","given":"G. D."}],"issued":{"date-parts":[["1974",5]]},"citation-key":"stinner1974"}}],"schema":"https://github.com/citation-style-language/schema/raw/master/csl-citation.json"} </w:instrText>
      </w:r>
      <w:r w:rsidR="008272DC" w:rsidRPr="0084756E">
        <w:rPr>
          <w:rFonts w:ascii="Times New Roman" w:hAnsi="Times New Roman" w:cs="Times New Roman"/>
        </w:rPr>
        <w:fldChar w:fldCharType="separate"/>
      </w:r>
      <w:r w:rsidR="008272DC" w:rsidRPr="0084756E">
        <w:rPr>
          <w:rFonts w:ascii="Times New Roman" w:hAnsi="Times New Roman" w:cs="Times New Roman"/>
        </w:rPr>
        <w:t>Stinner et al. (1974)</w:t>
      </w:r>
      <w:r w:rsidR="008272DC" w:rsidRPr="0084756E">
        <w:rPr>
          <w:rFonts w:ascii="Times New Roman" w:hAnsi="Times New Roman" w:cs="Times New Roman"/>
        </w:rPr>
        <w:fldChar w:fldCharType="end"/>
      </w:r>
      <w:r w:rsidR="008272DC" w:rsidRPr="0084756E">
        <w:rPr>
          <w:rFonts w:ascii="Times New Roman" w:hAnsi="Times New Roman" w:cs="Times New Roman"/>
        </w:rPr>
        <w:t xml:space="preserve"> that extends the heat summation concept of linear degree-day models </w:t>
      </w:r>
      <w:r w:rsidR="008272DC" w:rsidRPr="0084756E">
        <w:rPr>
          <w:rFonts w:ascii="Times New Roman" w:hAnsi="Times New Roman" w:cs="Times New Roman"/>
        </w:rPr>
        <w:fldChar w:fldCharType="begin"/>
      </w:r>
      <w:r w:rsidR="008272DC" w:rsidRPr="0084756E">
        <w:rPr>
          <w:rFonts w:ascii="Times New Roman" w:hAnsi="Times New Roman" w:cs="Times New Roman"/>
        </w:rPr>
        <w:instrText xml:space="preserve"> ADDIN ZOTERO_ITEM CSL_CITATION {"citationID":"zRz2jUCp","properties":{"formattedCitation":"(Campbell et al. 1974)","plainCitation":"(Campbell et al. 1974)","noteIndex":0},"citationItems":[{"id":587,"uris":["http://zotero.org/users/8911623/items/H7D39ERU"],"itemData":{"id":587,"type":"article-journal","abstract":"(1) The temperature requirements of some aphids differ from place to place for the same species and from species to species. (2) The temperature requirements of the parasites and hyperparasites associated with these aphids differ in a similar manner but, as a rule, are higher than those of their hosts. (3) It is suggested that a thermal constant higher for the parasite than for the host is advantageous to the parasite.","container-title":"Journal of Applied Ecology","DOI":"10.2307/2402197","ISSN":"0021-8901","issue":"2","page":"431-438","source":"JSTOR","title":"Temperature Requirements of Some Aphids and Their Parasites","volume":"11","author":[{"family":"Campbell","given":"A."},{"family":"Frazer","given":"B. D."},{"family":"Gilbert","given":"N."},{"family":"Gutierrez","given":"A. P."},{"family":"Mackauer","given":"M."}],"issued":{"date-parts":[["1974"]]},"citation-key":"campbell1974a"}}],"schema":"https://github.com/citation-style-language/schema/raw/master/csl-citation.json"} </w:instrText>
      </w:r>
      <w:r w:rsidR="008272DC" w:rsidRPr="0084756E">
        <w:rPr>
          <w:rFonts w:ascii="Times New Roman" w:hAnsi="Times New Roman" w:cs="Times New Roman"/>
        </w:rPr>
        <w:fldChar w:fldCharType="separate"/>
      </w:r>
      <w:r w:rsidR="008272DC" w:rsidRPr="0084756E">
        <w:rPr>
          <w:rFonts w:ascii="Times New Roman" w:hAnsi="Times New Roman" w:cs="Times New Roman"/>
        </w:rPr>
        <w:t>(Campbell et al. 1974)</w:t>
      </w:r>
      <w:r w:rsidR="008272DC" w:rsidRPr="0084756E">
        <w:rPr>
          <w:rFonts w:ascii="Times New Roman" w:hAnsi="Times New Roman" w:cs="Times New Roman"/>
        </w:rPr>
        <w:fldChar w:fldCharType="end"/>
      </w:r>
      <w:r w:rsidR="008272DC" w:rsidRPr="0084756E">
        <w:rPr>
          <w:rFonts w:ascii="Times New Roman" w:hAnsi="Times New Roman" w:cs="Times New Roman"/>
        </w:rPr>
        <w:t xml:space="preserve"> to nonlinear equations</w:t>
      </w:r>
      <w:r w:rsidRPr="0084756E">
        <w:rPr>
          <w:rFonts w:ascii="Times New Roman" w:hAnsi="Times New Roman" w:cs="Times New Roman"/>
        </w:rPr>
        <w:t>. In this method, the definite function of development rate over temperature —</w:t>
      </w: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T</m:t>
            </m:r>
          </m:e>
        </m:d>
      </m:oMath>
      <w:r w:rsidRPr="0084756E">
        <w:rPr>
          <w:rFonts w:ascii="Times New Roman" w:eastAsiaTheme="minorEastAsia" w:hAnsi="Times New Roman" w:cs="Times New Roman"/>
        </w:rPr>
        <w:t>—</w:t>
      </w:r>
      <w:r w:rsidRPr="0084756E">
        <w:rPr>
          <w:rFonts w:ascii="Times New Roman" w:hAnsi="Times New Roman" w:cs="Times New Roman"/>
        </w:rPr>
        <w:t xml:space="preserve"> can be in practice numerically approximated by iteratively summing the rate of development given at a certain temperature over discrete time increments </w:t>
      </w:r>
      <w:r w:rsidR="008272DC" w:rsidRPr="0084756E">
        <w:rPr>
          <w:rFonts w:ascii="Times New Roman" w:hAnsi="Times New Roman" w:cs="Times New Roman"/>
        </w:rPr>
        <w:fldChar w:fldCharType="begin"/>
      </w:r>
      <w:r w:rsidR="008272DC" w:rsidRPr="0084756E">
        <w:rPr>
          <w:rFonts w:ascii="Times New Roman" w:hAnsi="Times New Roman" w:cs="Times New Roman"/>
        </w:rPr>
        <w:instrText xml:space="preserve"> ADDIN ZOTERO_ITEM CSL_CITATION {"citationID":"dqBNpWTk","properties":{"formattedCitation":"(Stinner et al. 1974, Liu et al. 1995)","plainCitation":"(Stinner et al. 1974, Liu et al. 1995)","noteIndex":0},"citationItems":[{"id":5372,"uris":["http://zotero.org/users/8911623/items/RICTGXJ2"],"itemData":{"id":5372,"type":"article-journal","abstract":"Abstract\n            With the current advances in insect population modelling, the need for more accurate simulation of temperature-dependent growth rates has become vital. The day-degree concept, with its linear temperature–rate relationship, has not been adequate for simulation of field populations under highly variable temperature conditions. Similarly, several of the non-linear relationships proposed in the past (Janisch’s catenary, parabola) have also been inadequate. All of these relationships produce large errors at temperature extremes.\n            This paper presents a comparison of various functions which have been used for developmental time estimation and an algorithm for a sigmoid function which can be used in simulations having either a calendar or a physiological time base. Validation of the algorithm is presented for three insect species.","container-title":"The Canadian Entomologist","DOI":"10.4039/Ent106519-5","ISSN":"0008-347X, 1918-3240","issue":"5","journalAbbreviation":"Can Entomol","language":"en","page":"519-524","source":"DOI.org (Crossref)","title":"AN ALGORITHM FOR TEMPERATURE-DEPENDENT GROWTH RATE SIMULATION","volume":"106","author":[{"family":"Stinner","given":"R. E."},{"family":"Gutierrez","given":"A. P."},{"family":"Butler","given":"G. D."}],"issued":{"date-parts":[["1974",5]]},"citation-key":"stinner1974"}},{"id":4806,"uris":["http://zotero.org/users/8911623/items/RR4NXCTQ"],"itemData":{"id":4806,"type":"article-journal","abstract":"Case studies on development-time data collected at constant and varying temperatures in a number of insects have been analyzed in a comparative manner to investigate the effects of temperature variations on rate of development. Sources of experimental errors are many and are not always adequately controlled. For statistical analysis, the more common problems include the assumption of a linear relationship between temperature and development rate over the whole temperature range and extrapolation or subjective vertical cutoff of the rate function in rate summation for varying temperatures. Development-time data of 26 species were selected for the analysis. For each species, the expected development time under each varying temperature regime was estimated by integrating constant temperature development rates over the 24-h varying temperature cycle. These estimates were then compared with the development times observed under the corresponding varying temperature regimes, and the significance of the differences was evaluated. The results as a whole suggest that the differences in development times between constant and varying temperatures could usually be accounted for by the effect of rate summation based on the curvilinear relationship between temperature and rate of development. The possible physiological mechanisms that act in addition to the rate-summation effect are briefly discussed. Finally, the need for more extensive and detailed investigations in this area of study is indicated.","container-title":"Annals of the Entomological Society of America","DOI":"10.1093/aesa/88.2.107","ISSN":"0013-8746","issue":"2","journalAbbreviation":"Annals of the Entomological Society of America","page":"107-119","source":"Silverchair","title":"Influence of Temperature Variations on Rate of Development in Insects: Analysis of Case Studies from Entomological Literature","title-short":"Influence of Temperature Variations on Rate of Development in Insects","volume":"88","author":[{"family":"Liu","given":"Shu-Sheng"},{"family":"Zhang","given":"Guang-Mei"},{"family":"Zhu","given":"Jun"}],"issued":{"date-parts":[["1995",3,1]]},"citation-key":"liu1995"}}],"schema":"https://github.com/citation-style-language/schema/raw/master/csl-citation.json"} </w:instrText>
      </w:r>
      <w:r w:rsidR="008272DC" w:rsidRPr="0084756E">
        <w:rPr>
          <w:rFonts w:ascii="Times New Roman" w:hAnsi="Times New Roman" w:cs="Times New Roman"/>
        </w:rPr>
        <w:fldChar w:fldCharType="separate"/>
      </w:r>
      <w:r w:rsidR="008272DC" w:rsidRPr="0084756E">
        <w:rPr>
          <w:rFonts w:ascii="Times New Roman" w:hAnsi="Times New Roman" w:cs="Times New Roman"/>
        </w:rPr>
        <w:t>(Stinner et al. 1974, Liu et al. 1995)</w:t>
      </w:r>
      <w:r w:rsidR="008272DC" w:rsidRPr="0084756E">
        <w:rPr>
          <w:rFonts w:ascii="Times New Roman" w:hAnsi="Times New Roman" w:cs="Times New Roman"/>
        </w:rPr>
        <w:fldChar w:fldCharType="end"/>
      </w:r>
      <w:r w:rsidRPr="0084756E">
        <w:rPr>
          <w:rFonts w:ascii="Times New Roman" w:hAnsi="Times New Roman" w:cs="Times New Roman"/>
        </w:rPr>
        <w:t xml:space="preserve"> (</w:t>
      </w:r>
      <w:hyperlink w:anchor="eq-ratesummation">
        <w:r w:rsidRPr="0084756E">
          <w:rPr>
            <w:rStyle w:val="Hyperlink"/>
            <w:rFonts w:ascii="Times New Roman" w:hAnsi="Times New Roman" w:cs="Times New Roman"/>
          </w:rPr>
          <w:t>Equation 1</w:t>
        </w:r>
      </w:hyperlink>
      <w:r w:rsidRPr="0084756E">
        <w:rPr>
          <w:rFonts w:ascii="Times New Roman" w:hAnsi="Times New Roman" w:cs="Times New Roman"/>
        </w:rPr>
        <w:t>)</w:t>
      </w:r>
      <w:r w:rsidR="00A673C3" w:rsidRPr="0084756E">
        <w:rPr>
          <w:rFonts w:ascii="Times New Roman" w:hAnsi="Times New Roman" w:cs="Times New Roman"/>
        </w:rPr>
        <w:t>:</w:t>
      </w:r>
    </w:p>
    <w:bookmarkStart w:id="10" w:name="eq-ratesummation"/>
    <w:p w14:paraId="09F264AB" w14:textId="77777777" w:rsidR="00AF25F8" w:rsidRPr="0084756E" w:rsidRDefault="00000000" w:rsidP="000A3D8D">
      <w:pPr>
        <w:pStyle w:val="BodyText"/>
        <w:spacing w:line="480" w:lineRule="auto"/>
        <w:jc w:val="center"/>
        <w:rPr>
          <w:rFonts w:ascii="Times New Roman" w:hAnsi="Times New Roman" w:cs="Times New Roman"/>
        </w:rPr>
      </w:pPr>
      <m:oMathPara>
        <m:oMathParaPr>
          <m:jc m:val="center"/>
        </m:oMathParaPr>
        <m:oMath>
          <m:nary>
            <m:naryPr>
              <m:limLoc m:val="subSup"/>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up>
              <m:r>
                <w:rPr>
                  <w:rFonts w:ascii="Cambria Math" w:hAnsi="Cambria Math" w:cs="Times New Roman"/>
                </w:rPr>
                <m:t>t</m:t>
              </m:r>
            </m:sup>
            <m:e>
              <m:r>
                <w:rPr>
                  <w:rFonts w:ascii="Cambria Math" w:hAnsi="Cambria Math" w:cs="Times New Roman"/>
                </w:rPr>
                <m:t>R</m:t>
              </m:r>
            </m:e>
          </m:nary>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 dt</m:t>
          </m:r>
          <m:r>
            <m:rPr>
              <m:sty m:val="p"/>
            </m:rPr>
            <w:rPr>
              <w:rFonts w:ascii="Cambria Math" w:hAnsi="Cambria Math" w:cs="Times New Roman"/>
            </w:rPr>
            <m:t>≈</m:t>
          </m:r>
          <m:nary>
            <m:naryPr>
              <m:chr m:val="∑"/>
              <m:limLoc m:val="undOvr"/>
              <m:ctrlPr>
                <w:rPr>
                  <w:rFonts w:ascii="Cambria Math" w:hAnsi="Cambria Math" w:cs="Times New Roman"/>
                </w:rPr>
              </m:ctrlPr>
            </m:naryPr>
            <m:sub>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0</m:t>
                  </m:r>
                </m:sub>
              </m:sSub>
            </m:sub>
            <m:sup>
              <m:r>
                <w:rPr>
                  <w:rFonts w:ascii="Cambria Math" w:hAnsi="Cambria Math" w:cs="Times New Roman"/>
                </w:rPr>
                <m:t>t</m:t>
              </m:r>
            </m:sup>
            <m:e>
              <m:r>
                <w:rPr>
                  <w:rFonts w:ascii="Cambria Math" w:hAnsi="Cambria Math" w:cs="Times New Roman"/>
                </w:rPr>
                <m:t> </m:t>
              </m:r>
            </m:e>
          </m:nary>
          <m:r>
            <w:rPr>
              <w:rFonts w:ascii="Cambria Math" w:hAnsi="Cambria Math" w:cs="Times New Roman"/>
            </w:rPr>
            <m:t>R</m:t>
          </m:r>
          <m:d>
            <m:dPr>
              <m:ctrlPr>
                <w:rPr>
                  <w:rFonts w:ascii="Cambria Math" w:hAnsi="Cambria Math" w:cs="Times New Roman"/>
                </w:rPr>
              </m:ctrlPr>
            </m:dPr>
            <m:e>
              <m:r>
                <w:rPr>
                  <w:rFonts w:ascii="Cambria Math" w:hAnsi="Cambria Math" w:cs="Times New Roman"/>
                </w:rPr>
                <m:t>T</m:t>
              </m:r>
            </m:e>
          </m:d>
          <m:r>
            <w:rPr>
              <w:rFonts w:ascii="Cambria Math" w:hAnsi="Cambria Math" w:cs="Times New Roman"/>
            </w:rPr>
            <m:t> Δt  </m:t>
          </m:r>
          <m:d>
            <m:dPr>
              <m:ctrlPr>
                <w:rPr>
                  <w:rFonts w:ascii="Cambria Math" w:hAnsi="Cambria Math" w:cs="Times New Roman"/>
                </w:rPr>
              </m:ctrlPr>
            </m:dPr>
            <m:e>
              <m:r>
                <w:rPr>
                  <w:rFonts w:ascii="Cambria Math" w:hAnsi="Cambria Math" w:cs="Times New Roman"/>
                </w:rPr>
                <m:t>1</m:t>
              </m:r>
            </m:e>
          </m:d>
        </m:oMath>
      </m:oMathPara>
      <w:bookmarkEnd w:id="10"/>
    </w:p>
    <w:p w14:paraId="78BAF654" w14:textId="6AC1F942" w:rsidR="00AF25F8" w:rsidRPr="0084756E" w:rsidRDefault="00AF25F8"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Since </w:t>
      </w:r>
      <m:oMath>
        <m:r>
          <w:rPr>
            <w:rFonts w:ascii="Cambria Math" w:hAnsi="Cambria Math" w:cs="Times New Roman"/>
          </w:rPr>
          <m:t>R</m:t>
        </m:r>
        <m:d>
          <m:dPr>
            <m:ctrlPr>
              <w:rPr>
                <w:rFonts w:ascii="Cambria Math" w:hAnsi="Cambria Math" w:cs="Times New Roman"/>
              </w:rPr>
            </m:ctrlPr>
          </m:dPr>
          <m:e>
            <m:r>
              <w:rPr>
                <w:rFonts w:ascii="Cambria Math" w:hAnsi="Cambria Math" w:cs="Times New Roman"/>
              </w:rPr>
              <m:t>T</m:t>
            </m:r>
          </m:e>
        </m:d>
      </m:oMath>
      <w:r w:rsidRPr="0084756E">
        <w:rPr>
          <w:rFonts w:ascii="Times New Roman" w:hAnsi="Times New Roman" w:cs="Times New Roman"/>
        </w:rPr>
        <w:t xml:space="preserve"> represents, by definition, the inverse of the number of days or hours at that temperature required to fulfill development, this value can be divided by the time increment to </w:t>
      </w:r>
      <w:r w:rsidRPr="0084756E">
        <w:rPr>
          <w:rFonts w:ascii="Times New Roman" w:hAnsi="Times New Roman" w:cs="Times New Roman"/>
        </w:rPr>
        <w:lastRenderedPageBreak/>
        <w:t xml:space="preserve">compute the fraction of development completed during that time interval. For example, a given organism with a known, fitted TPC for which a daily temperature of 25ºC corresponds to a development rate of 0.2 day </w:t>
      </w:r>
      <w:r w:rsidRPr="0084756E">
        <w:rPr>
          <w:rFonts w:ascii="Times New Roman" w:hAnsi="Times New Roman" w:cs="Times New Roman"/>
          <w:vertAlign w:val="superscript"/>
        </w:rPr>
        <w:t>-1</w:t>
      </w:r>
      <w:r w:rsidRPr="0084756E">
        <w:rPr>
          <w:rFonts w:ascii="Times New Roman" w:hAnsi="Times New Roman" w:cs="Times New Roman"/>
        </w:rPr>
        <w:t xml:space="preserve"> (i.e., 5 days to fulfill development) would complete a total 1/5 days or 20% of total development during that single day. If high spatial and temporal resolution data are available, TPC curves enable phenological forecasts to accurately predict insect emergence</w:t>
      </w:r>
      <w:r w:rsidR="008272DC" w:rsidRPr="0084756E">
        <w:rPr>
          <w:rFonts w:ascii="Times New Roman" w:hAnsi="Times New Roman" w:cs="Times New Roman"/>
        </w:rPr>
        <w:t xml:space="preserve"> </w:t>
      </w:r>
      <w:r w:rsidR="008272DC" w:rsidRPr="0084756E">
        <w:rPr>
          <w:rFonts w:ascii="Times New Roman" w:hAnsi="Times New Roman" w:cs="Times New Roman"/>
        </w:rPr>
        <w:fldChar w:fldCharType="begin"/>
      </w:r>
      <w:r w:rsidR="008272DC" w:rsidRPr="0084756E">
        <w:rPr>
          <w:rFonts w:ascii="Times New Roman" w:hAnsi="Times New Roman" w:cs="Times New Roman"/>
        </w:rPr>
        <w:instrText xml:space="preserve"> ADDIN ZOTERO_ITEM CSL_CITATION {"citationID":"CfyEIfVS","properties":{"formattedCitation":"(von Schmalensee et al. 2021)","plainCitation":"(von Schmalensee et al. 2021)","noteIndex":0},"citationItems":[{"id":1318,"uris":["http://zotero.org/users/8911623/items/PY74EGMC"],"itemData":{"id":1318,"type":"article-journal","abstract":"External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schema":"https://github.com/citation-style-language/schema/raw/master/csl-citation.json"} </w:instrText>
      </w:r>
      <w:r w:rsidR="008272DC" w:rsidRPr="0084756E">
        <w:rPr>
          <w:rFonts w:ascii="Times New Roman" w:hAnsi="Times New Roman" w:cs="Times New Roman"/>
        </w:rPr>
        <w:fldChar w:fldCharType="separate"/>
      </w:r>
      <w:r w:rsidR="008272DC" w:rsidRPr="0084756E">
        <w:rPr>
          <w:rFonts w:ascii="Times New Roman" w:hAnsi="Times New Roman" w:cs="Times New Roman"/>
        </w:rPr>
        <w:t>(von Schmalensee et al. 2021)</w:t>
      </w:r>
      <w:r w:rsidR="008272DC" w:rsidRPr="0084756E">
        <w:rPr>
          <w:rFonts w:ascii="Times New Roman" w:hAnsi="Times New Roman" w:cs="Times New Roman"/>
        </w:rPr>
        <w:fldChar w:fldCharType="end"/>
      </w:r>
      <w:r w:rsidRPr="0084756E">
        <w:rPr>
          <w:rFonts w:ascii="Times New Roman" w:hAnsi="Times New Roman" w:cs="Times New Roman"/>
        </w:rPr>
        <w:t>.</w:t>
      </w:r>
    </w:p>
    <w:p w14:paraId="4CA4B496" w14:textId="2612760F" w:rsidR="001C7F49" w:rsidRPr="0084756E" w:rsidRDefault="00AF25F8"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We applied this procedure with the fitted curves in Figure 1 to temperature data in Spain. </w:t>
      </w:r>
      <w:r w:rsidR="001C7F49" w:rsidRPr="0084756E">
        <w:rPr>
          <w:rFonts w:ascii="Times New Roman" w:hAnsi="Times New Roman" w:cs="Times New Roman"/>
        </w:rPr>
        <w:t>We extracted daily minimum and maximum temperature data for 1950 to 2015 from a gridded 10</w:t>
      </w:r>
      <w:r w:rsidR="00D858B8" w:rsidRPr="0084756E">
        <w:rPr>
          <w:rFonts w:ascii="Times New Roman" w:hAnsi="Times New Roman" w:cs="Times New Roman"/>
        </w:rPr>
        <w:t xml:space="preserve"> x </w:t>
      </w:r>
      <w:r w:rsidR="001C7F49" w:rsidRPr="0084756E">
        <w:rPr>
          <w:rFonts w:ascii="Times New Roman" w:hAnsi="Times New Roman" w:cs="Times New Roman"/>
        </w:rPr>
        <w:t>10km climate dataset</w:t>
      </w:r>
      <w:r w:rsidR="00D858B8" w:rsidRPr="0084756E">
        <w:rPr>
          <w:rFonts w:ascii="Times New Roman" w:hAnsi="Times New Roman" w:cs="Times New Roman"/>
        </w:rPr>
        <w:t xml:space="preserve"> </w:t>
      </w:r>
      <w:r w:rsidR="001C7F49" w:rsidRPr="0084756E">
        <w:rPr>
          <w:rFonts w:ascii="Times New Roman" w:hAnsi="Times New Roman" w:cs="Times New Roman"/>
        </w:rPr>
        <w:t xml:space="preserve">—i.e., </w:t>
      </w:r>
      <w:r w:rsidR="001C7F49" w:rsidRPr="0084756E">
        <w:rPr>
          <w:rFonts w:ascii="Times New Roman" w:hAnsi="Times New Roman" w:cs="Times New Roman"/>
          <w:i/>
          <w:iCs/>
        </w:rPr>
        <w:t>Spain02 v5</w:t>
      </w:r>
      <w:r w:rsidR="008272DC" w:rsidRPr="0084756E">
        <w:rPr>
          <w:rFonts w:ascii="Times New Roman" w:hAnsi="Times New Roman" w:cs="Times New Roman"/>
          <w:i/>
          <w:iCs/>
        </w:rPr>
        <w:t xml:space="preserve"> </w:t>
      </w:r>
      <w:r w:rsidR="008272DC" w:rsidRPr="0084756E">
        <w:rPr>
          <w:rFonts w:ascii="Times New Roman" w:hAnsi="Times New Roman" w:cs="Times New Roman"/>
          <w:i/>
          <w:iCs/>
        </w:rPr>
        <w:fldChar w:fldCharType="begin"/>
      </w:r>
      <w:r w:rsidR="008272DC" w:rsidRPr="0084756E">
        <w:rPr>
          <w:rFonts w:ascii="Times New Roman" w:hAnsi="Times New Roman" w:cs="Times New Roman"/>
          <w:i/>
          <w:iCs/>
        </w:rPr>
        <w:instrText xml:space="preserve"> ADDIN ZOTERO_ITEM CSL_CITATION {"citationID":"b2rXWGfI","properties":{"formattedCitation":"(Herrera et al. 2016)","plainCitation":"(Herrera et al. 2016)","noteIndex":0},"citationItems":[{"id":1024,"uris":["http://zotero.org/users/8911623/items/DFZGE4H7"],"itemData":{"id":1024,"type":"article-journal","abstract":"Observational gridded products are commonly used to evaluate the performance of regional climate models. To this aim, gridded datasets should be comparable to the output of these models and, thus, should represent grid-cell area-averaged values and, whenever possible, they should be defined on the same spatial domains as the models, in order to avoid re-gridding or re-projection. In this study, we present an update of the Spain02 gridded observational dataset for daily precipitation and mean temperature building on the grids defined for the EURO-CORDEX initiative. In order to assess and intercompare different interpolation approaches, we analysed (1) two standard methodologies (ordinary kriging and thin plate splines), (2) three horizontal resolutions: 0.11°, 0.22° and 0.44° (matching the rotated EURO-CORDEX and ENSEMBLES grids), (3) two different approaches to guarantee either area-averaged or point representativity of the resulting grid values and (4) including/excluding orography as a covariable in the interpolation procedure. Besides introducing the new gridded datasets, in this work we also present some preliminary results on the sensitivity of temperature and precipitation (both mean and extreme regimes) to all these factors.","container-title":"International Journal of Climatology","DOI":"10.1002/joc.4391","ISSN":"1097-0088","issue":"2","language":"en","note":"_eprint: https://onlinelibrary.wiley.com/doi/pdf/10.1002/joc.4391","page":"900-908","source":"Wiley Online Library","title":"Update of the Spain02 gridded observational dataset for EURO-CORDEX evaluation: assessing the effect of the interpolation methodology","title-short":"Update of the Spain02 gridded observational dataset for EURO-CORDEX evaluation","volume":"36","author":[{"family":"Herrera","given":"S."},{"family":"Fernández","given":"J."},{"family":"Gutiérrez","given":"J. M."}],"issued":{"date-parts":[["2016"]]},"citation-key":"herreraUpdateSpain02Gridded2016"}}],"schema":"https://github.com/citation-style-language/schema/raw/master/csl-citation.json"} </w:instrText>
      </w:r>
      <w:r w:rsidR="008272DC" w:rsidRPr="0084756E">
        <w:rPr>
          <w:rFonts w:ascii="Times New Roman" w:hAnsi="Times New Roman" w:cs="Times New Roman"/>
          <w:i/>
          <w:iCs/>
        </w:rPr>
        <w:fldChar w:fldCharType="separate"/>
      </w:r>
      <w:r w:rsidR="008272DC" w:rsidRPr="0084756E">
        <w:rPr>
          <w:rFonts w:ascii="Times New Roman" w:hAnsi="Times New Roman" w:cs="Times New Roman"/>
        </w:rPr>
        <w:t>(Herrera et al. 2016)</w:t>
      </w:r>
      <w:r w:rsidR="008272DC" w:rsidRPr="0084756E">
        <w:rPr>
          <w:rFonts w:ascii="Times New Roman" w:hAnsi="Times New Roman" w:cs="Times New Roman"/>
          <w:i/>
          <w:iCs/>
        </w:rPr>
        <w:fldChar w:fldCharType="end"/>
      </w:r>
      <w:r w:rsidR="001C7F49" w:rsidRPr="0084756E">
        <w:rPr>
          <w:rFonts w:ascii="Times New Roman" w:hAnsi="Times New Roman" w:cs="Times New Roman"/>
        </w:rPr>
        <w:t>. We averaged temperature values across grid cells to obtain a single time series of daily average (</w:t>
      </w:r>
      <w:r w:rsidR="00D858B8" w:rsidRPr="0084756E">
        <w:rPr>
          <w:rFonts w:ascii="Times New Roman" w:hAnsi="Times New Roman" w:cs="Times New Roman"/>
        </w:rPr>
        <w:t xml:space="preserve">both </w:t>
      </w:r>
      <w:r w:rsidR="001C7F49" w:rsidRPr="0084756E">
        <w:rPr>
          <w:rFonts w:ascii="Times New Roman" w:hAnsi="Times New Roman" w:cs="Times New Roman"/>
        </w:rPr>
        <w:t xml:space="preserve">minimum and maximum) temperatures for each year. Next, we estimated the day of emergence of first adults </w:t>
      </w:r>
      <w:r w:rsidR="00D858B8" w:rsidRPr="0084756E">
        <w:rPr>
          <w:rFonts w:ascii="Times New Roman" w:hAnsi="Times New Roman" w:cs="Times New Roman"/>
        </w:rPr>
        <w:t>—</w:t>
      </w:r>
      <w:r w:rsidR="001C7F49" w:rsidRPr="0084756E">
        <w:rPr>
          <w:rFonts w:ascii="Times New Roman" w:hAnsi="Times New Roman" w:cs="Times New Roman"/>
        </w:rPr>
        <w:t>i.e. first flights</w:t>
      </w:r>
      <w:r w:rsidR="00D858B8" w:rsidRPr="0084756E">
        <w:rPr>
          <w:rFonts w:ascii="Times New Roman" w:hAnsi="Times New Roman" w:cs="Times New Roman"/>
        </w:rPr>
        <w:t>—</w:t>
      </w:r>
      <w:r w:rsidR="001C7F49" w:rsidRPr="0084756E">
        <w:rPr>
          <w:rFonts w:ascii="Times New Roman" w:hAnsi="Times New Roman" w:cs="Times New Roman"/>
        </w:rPr>
        <w:t xml:space="preserve"> exiting from the overwintering diapause based on the rate summation approach for nonlinear and linear models</w:t>
      </w:r>
      <w:r w:rsidR="008272DC" w:rsidRPr="0084756E">
        <w:rPr>
          <w:rFonts w:ascii="Times New Roman" w:hAnsi="Times New Roman" w:cs="Times New Roman"/>
        </w:rPr>
        <w:t xml:space="preserve"> as</w:t>
      </w:r>
      <w:r w:rsidR="001C7F49" w:rsidRPr="0084756E">
        <w:rPr>
          <w:rFonts w:ascii="Times New Roman" w:hAnsi="Times New Roman" w:cs="Times New Roman"/>
        </w:rPr>
        <w:t xml:space="preserve"> described above. We repeated the procedure for each </w:t>
      </w:r>
      <w:r w:rsidR="00D858B8" w:rsidRPr="0084756E">
        <w:rPr>
          <w:rFonts w:ascii="Times New Roman" w:hAnsi="Times New Roman" w:cs="Times New Roman"/>
        </w:rPr>
        <w:t xml:space="preserve">nonlinear </w:t>
      </w:r>
      <w:r w:rsidR="001C7F49" w:rsidRPr="0084756E">
        <w:rPr>
          <w:rFonts w:ascii="Times New Roman" w:hAnsi="Times New Roman" w:cs="Times New Roman"/>
        </w:rPr>
        <w:t xml:space="preserve">model in </w:t>
      </w:r>
      <w:hyperlink w:anchor="fig-1_tpcs_prapae">
        <w:r w:rsidR="001C7F49" w:rsidRPr="0084756E">
          <w:rPr>
            <w:rStyle w:val="Hyperlink"/>
            <w:rFonts w:ascii="Times New Roman" w:hAnsi="Times New Roman" w:cs="Times New Roman"/>
          </w:rPr>
          <w:t>Figure 1</w:t>
        </w:r>
      </w:hyperlink>
      <w:r w:rsidR="001C7F49" w:rsidRPr="0084756E">
        <w:rPr>
          <w:rFonts w:ascii="Times New Roman" w:hAnsi="Times New Roman" w:cs="Times New Roman"/>
        </w:rPr>
        <w:t xml:space="preserve"> with two temperature inputs: the daily average temperature extracted from the </w:t>
      </w:r>
      <w:r w:rsidR="001C7F49" w:rsidRPr="0084756E">
        <w:rPr>
          <w:rFonts w:ascii="Times New Roman" w:hAnsi="Times New Roman" w:cs="Times New Roman"/>
          <w:i/>
          <w:iCs/>
        </w:rPr>
        <w:t>Spain02</w:t>
      </w:r>
      <w:r w:rsidR="001C7F49" w:rsidRPr="0084756E">
        <w:rPr>
          <w:rFonts w:ascii="Times New Roman" w:hAnsi="Times New Roman" w:cs="Times New Roman"/>
        </w:rPr>
        <w:t xml:space="preserve"> data set, and a </w:t>
      </w:r>
      <w:r w:rsidR="00D858B8" w:rsidRPr="0084756E">
        <w:rPr>
          <w:rFonts w:ascii="Times New Roman" w:hAnsi="Times New Roman" w:cs="Times New Roman"/>
        </w:rPr>
        <w:t xml:space="preserve">simulated, </w:t>
      </w:r>
      <w:r w:rsidR="001C7F49" w:rsidRPr="0084756E">
        <w:rPr>
          <w:rFonts w:ascii="Times New Roman" w:hAnsi="Times New Roman" w:cs="Times New Roman"/>
        </w:rPr>
        <w:t>downscaled</w:t>
      </w:r>
      <w:r w:rsidR="00D858B8" w:rsidRPr="0084756E">
        <w:rPr>
          <w:rFonts w:ascii="Times New Roman" w:hAnsi="Times New Roman" w:cs="Times New Roman"/>
        </w:rPr>
        <w:t>,</w:t>
      </w:r>
      <w:r w:rsidR="001C7F49" w:rsidRPr="0084756E">
        <w:rPr>
          <w:rFonts w:ascii="Times New Roman" w:hAnsi="Times New Roman" w:cs="Times New Roman"/>
        </w:rPr>
        <w:t xml:space="preserve"> hourly temperature</w:t>
      </w:r>
      <w:r w:rsidR="00D858B8" w:rsidRPr="0084756E">
        <w:rPr>
          <w:rFonts w:ascii="Times New Roman" w:hAnsi="Times New Roman" w:cs="Times New Roman"/>
        </w:rPr>
        <w:t xml:space="preserve"> </w:t>
      </w:r>
      <w:r w:rsidR="001C7F49" w:rsidRPr="0084756E">
        <w:rPr>
          <w:rFonts w:ascii="Times New Roman" w:hAnsi="Times New Roman" w:cs="Times New Roman"/>
        </w:rPr>
        <w:t xml:space="preserve">obtained through the </w:t>
      </w:r>
      <w:proofErr w:type="spellStart"/>
      <w:r w:rsidR="001C7F49" w:rsidRPr="0084756E">
        <w:rPr>
          <w:rStyle w:val="VerbatimChar"/>
          <w:rFonts w:ascii="Times New Roman" w:hAnsi="Times New Roman" w:cs="Times New Roman"/>
          <w:i w:val="0"/>
        </w:rPr>
        <w:t>chillR</w:t>
      </w:r>
      <w:proofErr w:type="spellEnd"/>
      <w:r w:rsidR="001C7F49" w:rsidRPr="0084756E">
        <w:rPr>
          <w:rFonts w:ascii="Times New Roman" w:hAnsi="Times New Roman" w:cs="Times New Roman"/>
        </w:rPr>
        <w:t xml:space="preserve"> package </w:t>
      </w:r>
      <w:r w:rsidR="00DD3089" w:rsidRPr="0084756E">
        <w:rPr>
          <w:rFonts w:ascii="Times New Roman" w:hAnsi="Times New Roman" w:cs="Times New Roman"/>
        </w:rPr>
        <w:t>(</w:t>
      </w:r>
      <w:proofErr w:type="spellStart"/>
      <w:r w:rsidR="00DD3089" w:rsidRPr="0084756E">
        <w:rPr>
          <w:rFonts w:ascii="Times New Roman" w:hAnsi="Times New Roman" w:cs="Times New Roman"/>
        </w:rPr>
        <w:t>Luedeling</w:t>
      </w:r>
      <w:proofErr w:type="spellEnd"/>
      <w:r w:rsidR="00DD3089" w:rsidRPr="0084756E">
        <w:rPr>
          <w:rFonts w:ascii="Times New Roman" w:hAnsi="Times New Roman" w:cs="Times New Roman"/>
        </w:rPr>
        <w:t xml:space="preserve"> and Fernandez, 2022)</w:t>
      </w:r>
      <w:r w:rsidR="001C7F49" w:rsidRPr="0084756E">
        <w:rPr>
          <w:rFonts w:ascii="Times New Roman" w:hAnsi="Times New Roman" w:cs="Times New Roman"/>
        </w:rPr>
        <w:t xml:space="preserve"> using the same daily temperature data set and the photoperiod corresponding to latitude 40ºN. For linear models, we used a sine-wave function following</w:t>
      </w:r>
      <w:r w:rsidR="008272DC" w:rsidRPr="0084756E">
        <w:rPr>
          <w:rFonts w:ascii="Times New Roman" w:hAnsi="Times New Roman" w:cs="Times New Roman"/>
        </w:rPr>
        <w:t xml:space="preserve"> </w:t>
      </w:r>
      <w:r w:rsidR="008272DC" w:rsidRPr="0084756E">
        <w:rPr>
          <w:rFonts w:ascii="Times New Roman" w:hAnsi="Times New Roman" w:cs="Times New Roman"/>
        </w:rPr>
        <w:fldChar w:fldCharType="begin"/>
      </w:r>
      <w:r w:rsidR="008272DC" w:rsidRPr="0084756E">
        <w:rPr>
          <w:rFonts w:ascii="Times New Roman" w:hAnsi="Times New Roman" w:cs="Times New Roman"/>
        </w:rPr>
        <w:instrText xml:space="preserve"> ADDIN ZOTERO_ITEM CSL_CITATION {"citationID":"UNC7MXWx","properties":{"formattedCitation":"(Allen 1976)","plainCitation":"(Allen 1976)","noteIndex":0},"citationItems":[{"id":1019,"uris":["http://zotero.org/users/8911623/items/B7MYE6IU"],"itemData":{"id":1019,"type":"article-journal","abstract":"A FORTRAN program is described which uses maximum and minimum temperatures to compute heating and cooling degree days (between and below thresholds, respectively). The temperature cycle is assumed to be a sine wave in which the 1st and 2nd minimum are not necessarily the same. The method is compared With actual planimeter measurements from hygrothermograph charts from Alaska, Arizona, Florida, and Michigan. The data suggest that the bias incurred from the sine wave assumption is somewhat specific to geographical areas. No effect of day length was observed, but in Florida the sine wave method tended to overestimate degree days. A method of correcting for local bias using linear regression is described.","container-title":"Environmental Entomology","DOI":"10.1093/ee/5.3.388","ISSN":"0046-225X","issue":"3","journalAbbreviation":"Environmental Entomology","page":"388-396","source":"Silverchair","title":"A Modified Sine Wave Method for Calculating Degree Days 1","volume":"5","author":[{"family":"Allen","given":"Jon C."}],"issued":{"date-parts":[["1976",6,1]]},"citation-key":"allenModifiedSineWave1976"}}],"schema":"https://github.com/citation-style-language/schema/raw/master/csl-citation.json"} </w:instrText>
      </w:r>
      <w:r w:rsidR="008272DC" w:rsidRPr="0084756E">
        <w:rPr>
          <w:rFonts w:ascii="Times New Roman" w:hAnsi="Times New Roman" w:cs="Times New Roman"/>
        </w:rPr>
        <w:fldChar w:fldCharType="separate"/>
      </w:r>
      <w:r w:rsidR="008272DC" w:rsidRPr="0084756E">
        <w:rPr>
          <w:rFonts w:ascii="Times New Roman" w:hAnsi="Times New Roman" w:cs="Times New Roman"/>
        </w:rPr>
        <w:t>(Allen 1976)</w:t>
      </w:r>
      <w:r w:rsidR="008272DC" w:rsidRPr="0084756E">
        <w:rPr>
          <w:rFonts w:ascii="Times New Roman" w:hAnsi="Times New Roman" w:cs="Times New Roman"/>
        </w:rPr>
        <w:fldChar w:fldCharType="end"/>
      </w:r>
      <w:r w:rsidR="001C7F49" w:rsidRPr="0084756E">
        <w:rPr>
          <w:rFonts w:ascii="Times New Roman" w:hAnsi="Times New Roman" w:cs="Times New Roman"/>
        </w:rPr>
        <w:t>. Finally, as a proxy for transferability (i.e., observed minus predicted first flight dates) we computed the Root Mean Square Error of Prediction (</w:t>
      </w:r>
      <w:r w:rsidR="001C7F49" w:rsidRPr="0084756E">
        <w:rPr>
          <w:rFonts w:ascii="Times New Roman" w:hAnsi="Times New Roman" w:cs="Times New Roman"/>
          <w:i/>
          <w:iCs/>
        </w:rPr>
        <w:t>RMSEP</w:t>
      </w:r>
      <w:r w:rsidR="001C7F49" w:rsidRPr="0084756E">
        <w:rPr>
          <w:rFonts w:ascii="Times New Roman" w:hAnsi="Times New Roman" w:cs="Times New Roman"/>
        </w:rPr>
        <w:t xml:space="preserve">) so that models with lowest RMSEP values indicate lower differences between observed and predicted values and thus, best predictive accuracy. Predicted and observed first flight dates in Spain from 1950 to 2005 are depicted in </w:t>
      </w:r>
      <w:hyperlink w:anchor="fig-2_forecasts_prapae">
        <w:r w:rsidR="001C7F49" w:rsidRPr="0084756E">
          <w:rPr>
            <w:rStyle w:val="Hyperlink"/>
            <w:rFonts w:ascii="Times New Roman" w:hAnsi="Times New Roman" w:cs="Times New Roman"/>
          </w:rPr>
          <w:t>Figure 2</w:t>
        </w:r>
      </w:hyperlink>
      <w:r w:rsidR="001C7F49" w:rsidRPr="0084756E">
        <w:rPr>
          <w:rFonts w:ascii="Times New Roman" w:hAnsi="Times New Roman" w:cs="Times New Roman"/>
        </w:rPr>
        <w:t xml:space="preserve">, in ascending ordered by RMSEP values. We used the </w:t>
      </w:r>
      <w:r w:rsidR="001C7F49" w:rsidRPr="00BB1DAF">
        <w:rPr>
          <w:rStyle w:val="VerbatimChar"/>
          <w:rFonts w:cs="Times New Roman"/>
          <w:i w:val="0"/>
        </w:rPr>
        <w:t>raster</w:t>
      </w:r>
      <w:r w:rsidR="001C7F49" w:rsidRPr="0084756E">
        <w:rPr>
          <w:rFonts w:ascii="Times New Roman" w:hAnsi="Times New Roman" w:cs="Times New Roman"/>
        </w:rPr>
        <w:t xml:space="preserve">, </w:t>
      </w:r>
      <w:r w:rsidR="001C7F49" w:rsidRPr="00BB1DAF">
        <w:rPr>
          <w:rStyle w:val="VerbatimChar"/>
          <w:rFonts w:cs="Times New Roman"/>
          <w:i w:val="0"/>
        </w:rPr>
        <w:lastRenderedPageBreak/>
        <w:t>terra</w:t>
      </w:r>
      <w:r w:rsidR="001C7F49" w:rsidRPr="0084756E">
        <w:rPr>
          <w:rFonts w:ascii="Times New Roman" w:hAnsi="Times New Roman" w:cs="Times New Roman"/>
        </w:rPr>
        <w:t xml:space="preserve"> </w:t>
      </w:r>
      <w:r w:rsidR="00DD3089" w:rsidRPr="0084756E">
        <w:rPr>
          <w:rFonts w:ascii="Times New Roman" w:hAnsi="Times New Roman" w:cs="Times New Roman"/>
        </w:rPr>
        <w:t>(</w:t>
      </w:r>
      <w:proofErr w:type="spellStart"/>
      <w:r w:rsidR="00DD3089" w:rsidRPr="0084756E">
        <w:rPr>
          <w:rFonts w:ascii="Times New Roman" w:hAnsi="Times New Roman" w:cs="Times New Roman"/>
        </w:rPr>
        <w:t>Hijmans</w:t>
      </w:r>
      <w:proofErr w:type="spellEnd"/>
      <w:r w:rsidR="00DD3089" w:rsidRPr="0084756E">
        <w:rPr>
          <w:rFonts w:ascii="Times New Roman" w:hAnsi="Times New Roman" w:cs="Times New Roman"/>
        </w:rPr>
        <w:t xml:space="preserve">, 2022) </w:t>
      </w:r>
      <w:r w:rsidR="001C7F49" w:rsidRPr="0084756E">
        <w:rPr>
          <w:rFonts w:ascii="Times New Roman" w:hAnsi="Times New Roman" w:cs="Times New Roman"/>
        </w:rPr>
        <w:t xml:space="preserve">and </w:t>
      </w:r>
      <w:proofErr w:type="spellStart"/>
      <w:r w:rsidR="001C7F49" w:rsidRPr="00BB1DAF">
        <w:rPr>
          <w:rStyle w:val="VerbatimChar"/>
          <w:rFonts w:cs="Times New Roman"/>
          <w:i w:val="0"/>
        </w:rPr>
        <w:t>tidyverse</w:t>
      </w:r>
      <w:proofErr w:type="spellEnd"/>
      <w:r w:rsidR="001C7F49" w:rsidRPr="0084756E">
        <w:rPr>
          <w:rFonts w:ascii="Times New Roman" w:hAnsi="Times New Roman" w:cs="Times New Roman"/>
        </w:rPr>
        <w:t xml:space="preserve"> family </w:t>
      </w:r>
      <w:r w:rsidR="00DD3089" w:rsidRPr="0084756E">
        <w:rPr>
          <w:rFonts w:ascii="Times New Roman" w:hAnsi="Times New Roman" w:cs="Times New Roman"/>
        </w:rPr>
        <w:t>(Wickham et al. 2019)</w:t>
      </w:r>
      <w:r w:rsidR="001C7F49" w:rsidRPr="0084756E">
        <w:rPr>
          <w:rFonts w:ascii="Times New Roman" w:hAnsi="Times New Roman" w:cs="Times New Roman"/>
        </w:rPr>
        <w:t xml:space="preserve"> packages for spatial analyses.</w:t>
      </w:r>
      <w:commentRangeEnd w:id="9"/>
      <w:r w:rsidR="005263E4">
        <w:rPr>
          <w:rStyle w:val="CommentReference"/>
        </w:rPr>
        <w:commentReference w:id="9"/>
      </w:r>
    </w:p>
    <w:p w14:paraId="65B0C990" w14:textId="7C8F7F97" w:rsidR="001C7F49" w:rsidRPr="0084756E" w:rsidRDefault="001C7F49" w:rsidP="000A3D8D">
      <w:pPr>
        <w:pStyle w:val="BodyText"/>
        <w:numPr>
          <w:ilvl w:val="0"/>
          <w:numId w:val="3"/>
        </w:numPr>
        <w:spacing w:line="480" w:lineRule="auto"/>
        <w:rPr>
          <w:rFonts w:ascii="Times New Roman" w:hAnsi="Times New Roman" w:cs="Times New Roman"/>
        </w:rPr>
      </w:pPr>
      <w:r w:rsidRPr="0084756E">
        <w:rPr>
          <w:rFonts w:ascii="Times New Roman" w:hAnsi="Times New Roman" w:cs="Times New Roman"/>
          <w:b/>
          <w:bCs/>
          <w:i/>
          <w:iCs/>
        </w:rPr>
        <w:t xml:space="preserve">Broccoli </w:t>
      </w:r>
      <w:r w:rsidR="00D858B8" w:rsidRPr="0084756E">
        <w:rPr>
          <w:rFonts w:ascii="Times New Roman" w:hAnsi="Times New Roman" w:cs="Times New Roman"/>
          <w:b/>
          <w:bCs/>
          <w:i/>
          <w:iCs/>
        </w:rPr>
        <w:t>growing season</w:t>
      </w:r>
    </w:p>
    <w:p w14:paraId="4A3188CE" w14:textId="35C895E4" w:rsidR="001C7F49" w:rsidRPr="0084756E" w:rsidRDefault="001C7F49" w:rsidP="000A3D8D">
      <w:pPr>
        <w:pStyle w:val="BodyText"/>
        <w:spacing w:line="480" w:lineRule="auto"/>
        <w:rPr>
          <w:rFonts w:ascii="Times New Roman" w:hAnsi="Times New Roman" w:cs="Times New Roman"/>
        </w:rPr>
      </w:pPr>
      <w:r w:rsidRPr="0084756E">
        <w:rPr>
          <w:rFonts w:ascii="Times New Roman" w:hAnsi="Times New Roman" w:cs="Times New Roman"/>
        </w:rPr>
        <w:t>As a proof-of-concept</w:t>
      </w:r>
      <w:r w:rsidR="00D858B8" w:rsidRPr="0084756E">
        <w:rPr>
          <w:rFonts w:ascii="Times New Roman" w:hAnsi="Times New Roman" w:cs="Times New Roman"/>
        </w:rPr>
        <w:t xml:space="preserve"> for the second question addressed</w:t>
      </w:r>
      <w:r w:rsidRPr="0084756E">
        <w:rPr>
          <w:rFonts w:ascii="Times New Roman" w:hAnsi="Times New Roman" w:cs="Times New Roman"/>
        </w:rPr>
        <w:t>, we illustrate how to incorporate crop phenology into forecasts of pest emergence using broccoli (</w:t>
      </w:r>
      <w:r w:rsidRPr="0084756E">
        <w:rPr>
          <w:rFonts w:ascii="Times New Roman" w:hAnsi="Times New Roman" w:cs="Times New Roman"/>
          <w:i/>
          <w:iCs/>
        </w:rPr>
        <w:t>Brassica oleracea</w:t>
      </w:r>
      <w:r w:rsidRPr="0084756E">
        <w:rPr>
          <w:rFonts w:ascii="Times New Roman" w:hAnsi="Times New Roman" w:cs="Times New Roman"/>
        </w:rPr>
        <w:t xml:space="preserve"> var. </w:t>
      </w:r>
      <w:r w:rsidRPr="0084756E">
        <w:rPr>
          <w:rFonts w:ascii="Times New Roman" w:hAnsi="Times New Roman" w:cs="Times New Roman"/>
          <w:i/>
          <w:iCs/>
        </w:rPr>
        <w:t>italica</w:t>
      </w:r>
      <w:r w:rsidRPr="0084756E">
        <w:rPr>
          <w:rFonts w:ascii="Times New Roman" w:hAnsi="Times New Roman" w:cs="Times New Roman"/>
        </w:rPr>
        <w:t xml:space="preserve">) and, again, the small white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w:t>
      </w:r>
      <w:hyperlink w:anchor="fig-3_maps">
        <w:r w:rsidRPr="0084756E">
          <w:rPr>
            <w:rStyle w:val="Hyperlink"/>
            <w:rFonts w:ascii="Times New Roman" w:hAnsi="Times New Roman" w:cs="Times New Roman"/>
          </w:rPr>
          <w:t>Figure 3</w:t>
        </w:r>
      </w:hyperlink>
      <w:r w:rsidRPr="0084756E">
        <w:rPr>
          <w:rFonts w:ascii="Times New Roman" w:hAnsi="Times New Roman" w:cs="Times New Roman"/>
        </w:rPr>
        <w:t>). By assuming an arbitrary unique transplant date at 15</w:t>
      </w:r>
      <w:r w:rsidRPr="0084756E">
        <w:rPr>
          <w:rFonts w:ascii="Times New Roman" w:hAnsi="Times New Roman" w:cs="Times New Roman"/>
          <w:vertAlign w:val="superscript"/>
        </w:rPr>
        <w:t>th</w:t>
      </w:r>
      <w:r w:rsidRPr="0084756E">
        <w:rPr>
          <w:rFonts w:ascii="Times New Roman" w:hAnsi="Times New Roman" w:cs="Times New Roman"/>
        </w:rPr>
        <w:t xml:space="preserve"> August, we predict broccoli harvest date by accumulation of 1305 degree-days above a 0ºC and below 25ºC, according to </w:t>
      </w:r>
      <w:r w:rsidR="00D858B8" w:rsidRPr="0084756E">
        <w:rPr>
          <w:rFonts w:ascii="Times New Roman" w:hAnsi="Times New Roman" w:cs="Times New Roman"/>
        </w:rPr>
        <w:t xml:space="preserve">linear degree-day model from </w:t>
      </w:r>
      <w:r w:rsidR="00C83342" w:rsidRPr="0084756E">
        <w:rPr>
          <w:rFonts w:ascii="Times New Roman" w:hAnsi="Times New Roman" w:cs="Times New Roman"/>
        </w:rPr>
        <w:fldChar w:fldCharType="begin"/>
      </w:r>
      <w:r w:rsidR="00C83342" w:rsidRPr="0084756E">
        <w:rPr>
          <w:rFonts w:ascii="Times New Roman" w:hAnsi="Times New Roman" w:cs="Times New Roman"/>
        </w:rPr>
        <w:instrText xml:space="preserve"> ADDIN ZOTERO_ITEM CSL_CITATION {"citationID":"h5I0Lvb8","properties":{"formattedCitation":"(Tan et al. 2000)","plainCitation":"(Tan et al. 2000)","noteIndex":0},"citationItems":[{"id":4857,"uris":["http://zotero.org/users/8911623/items/LRSHNFHN"],"itemData":{"id":4857,"type":"article-journal","abstract":"Models predicting broccoli ontogeny and maturity should ideally be precise and readily adopted by farmers and researchers. The objective of this study was to compare the predictive accuracy of thermal time models for three broccoli (Brassica oleracea L. var. italica Plenck) cultivars (‘Fiesta’, ‘Greenbelt’ and ‘Marathon’) from emergence to harvest maturity (Model 1), from emergence to floral initiation (Model 2), and from floral initiation to harvest maturity (Model 3). Comparisons were also made between Model 1 and Model 4 (Models 2 and 3 combined). Model 1 is useful when the timing of floral initiation is not known. When Model 1 was tested using independent data from 1983 to 1984 sowings of three cultivars (‘Premium Crop’, ‘Selection 160’ and ‘Selection 165A’), it predicted harvest maturity well. Prediction of floral initiation using Model 2 is useful for timing cultural practices, frost and heat avoidance. Where timing of floral initiation was recorded, predictions of harvest maturity were most precise using Model 3, since the variation which occurred from emergence to floral initiation was removed. The good predictions for Model 4 suggests that it would best predict the chronological duration from emergence to harvest maturity.","container-title":"Scientia Horticulturae","DOI":"10.1016/S0304-4238(00)00203-X","ISSN":"0304-4238","issue":"2","journalAbbreviation":"Scientia Horticulturae","language":"en","page":"89-101","source":"ScienceDirect","title":"Predicting broccoli development: II. Comparison and validation of thermal time models","title-short":"Predicting broccoli development","volume":"86","author":[{"family":"Tan","given":"D. K. Y"},{"family":"Birch","given":"C. J"},{"family":"Wearing","given":"A. H"},{"family":"Rickert","given":"K. G"}],"issued":{"date-parts":[["2000",10,2]]},"citation-key":"tan2000"}}],"schema":"https://github.com/citation-style-language/schema/raw/master/csl-citation.json"} </w:instrText>
      </w:r>
      <w:r w:rsidR="00C83342" w:rsidRPr="0084756E">
        <w:rPr>
          <w:rFonts w:ascii="Times New Roman" w:hAnsi="Times New Roman" w:cs="Times New Roman"/>
        </w:rPr>
        <w:fldChar w:fldCharType="separate"/>
      </w:r>
      <w:r w:rsidR="00C83342" w:rsidRPr="0084756E">
        <w:rPr>
          <w:rFonts w:ascii="Times New Roman" w:hAnsi="Times New Roman" w:cs="Times New Roman"/>
        </w:rPr>
        <w:t>(Tan et al. 2000)</w:t>
      </w:r>
      <w:r w:rsidR="00C83342" w:rsidRPr="0084756E">
        <w:rPr>
          <w:rFonts w:ascii="Times New Roman" w:hAnsi="Times New Roman" w:cs="Times New Roman"/>
        </w:rPr>
        <w:fldChar w:fldCharType="end"/>
      </w:r>
      <w:r w:rsidR="00C83342" w:rsidRPr="0084756E">
        <w:rPr>
          <w:rFonts w:ascii="Times New Roman" w:hAnsi="Times New Roman" w:cs="Times New Roman"/>
        </w:rPr>
        <w:t>.</w:t>
      </w:r>
      <w:r w:rsidRPr="0084756E">
        <w:rPr>
          <w:rFonts w:ascii="Times New Roman" w:hAnsi="Times New Roman" w:cs="Times New Roman"/>
        </w:rPr>
        <w:t xml:space="preserve"> We projected harvest date to Spanish broccoli growing regions</w:t>
      </w:r>
      <w:r w:rsidR="00D858B8" w:rsidRPr="0084756E">
        <w:rPr>
          <w:rFonts w:ascii="Times New Roman" w:hAnsi="Times New Roman" w:cs="Times New Roman"/>
        </w:rPr>
        <w:t xml:space="preserve"> —</w:t>
      </w:r>
      <w:r w:rsidRPr="0084756E">
        <w:rPr>
          <w:rFonts w:ascii="Times New Roman" w:hAnsi="Times New Roman" w:cs="Times New Roman"/>
        </w:rPr>
        <w:t>i.e., those provinces with &gt;10,000 tons of Brassica production for the year 2020 according to most recent official reports</w:t>
      </w:r>
      <w:r w:rsidR="00C83342" w:rsidRPr="0084756E">
        <w:rPr>
          <w:rFonts w:ascii="Times New Roman" w:hAnsi="Times New Roman" w:cs="Times New Roman"/>
        </w:rPr>
        <w:t xml:space="preserve"> from </w:t>
      </w:r>
      <w:r w:rsidR="00C83342"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{"citationID":"dGXHOX6X","properties":{"formattedCitation":"(Ministerio de Agricultura, Alimentaci\\uc0\\u243{}n y Pesca (MAPA, Gobierno de Espa\\uc0\\u241{}a) 2023)","plainCitation":"(Ministerio de Agricultura, Alimentación y Pesca (MAPA, Gobierno de España) 2023)","dontUpdate":true,"noteIndex":0},"citationItems":[{"id":6765,"uris":["http://zotero.org/users/8911623/items/HH3YT2IJ"],"itemData":{"id":6765,"type":"report","call-number":": 003-19-201-6","collection-title":"Avances de superficies y producciones de cultivos","genre":"Informe Mensual","language":"es","note":"Citation Key: mapacultivos0423","number":"4-2023","page":"1-67","publisher":"Subsecretaría de Agricultura, Pesca y Alimentación. Subdirección General de Análisis, Coordinación y Estadística.","title":"Avances de superficies y producciones de cultivos","URL":"https://www.mapa.gob.es/es/estadistica/temas/estadisticas-agrarias/agricultura/avances-superficies-producciones-agricolas/","author":[{"family":"Ministerio de Agricultura, Alimentación y Pesca (MAPA, Gobierno de España)","given":""}],"accessed":{"date-parts":[["2023",7,10]]},"issued":{"date-parts":[["2023",4]]},"citation-key":"mapacultivos0423"}}],"schema":"https://github.com/citation-style-language/schema/raw/master/csl-citation.json"} </w:instrText>
      </w:r>
      <w:r w:rsidR="00C83342" w:rsidRPr="0084756E">
        <w:rPr>
          <w:rFonts w:ascii="Times New Roman" w:hAnsi="Times New Roman" w:cs="Times New Roman"/>
        </w:rPr>
        <w:fldChar w:fldCharType="separate"/>
      </w:r>
      <w:r w:rsidR="00C83342" w:rsidRPr="0084756E">
        <w:rPr>
          <w:rFonts w:ascii="Times New Roman" w:hAnsi="Times New Roman" w:cs="Times New Roman"/>
        </w:rPr>
        <w:t>Spanish Ministry of Agriculture, Fisheries and Food (MAPA, Gobierno de España, 2023)</w:t>
      </w:r>
      <w:r w:rsidR="00C83342" w:rsidRPr="0084756E">
        <w:rPr>
          <w:rFonts w:ascii="Times New Roman" w:hAnsi="Times New Roman" w:cs="Times New Roman"/>
        </w:rPr>
        <w:fldChar w:fldCharType="end"/>
      </w:r>
      <w:r w:rsidR="00D858B8" w:rsidRPr="0084756E">
        <w:rPr>
          <w:rFonts w:ascii="Times New Roman" w:hAnsi="Times New Roman" w:cs="Times New Roman"/>
        </w:rPr>
        <w:t xml:space="preserve">— </w:t>
      </w:r>
      <w:r w:rsidRPr="0084756E">
        <w:rPr>
          <w:rFonts w:ascii="Times New Roman" w:hAnsi="Times New Roman" w:cs="Times New Roman"/>
        </w:rPr>
        <w:t>for a period comprising 1951-2014 using the same climatic data set as before. This allowed us to calculate the time window at each 10</w:t>
      </w:r>
      <w:r w:rsidR="00D858B8" w:rsidRPr="0084756E">
        <w:rPr>
          <w:rFonts w:ascii="Times New Roman" w:hAnsi="Times New Roman" w:cs="Times New Roman"/>
        </w:rPr>
        <w:t xml:space="preserve"> </w:t>
      </w:r>
      <w:r w:rsidRPr="0084756E">
        <w:rPr>
          <w:rFonts w:ascii="Times New Roman" w:hAnsi="Times New Roman" w:cs="Times New Roman"/>
        </w:rPr>
        <w:t>x</w:t>
      </w:r>
      <w:r w:rsidR="00D858B8" w:rsidRPr="0084756E">
        <w:rPr>
          <w:rFonts w:ascii="Times New Roman" w:hAnsi="Times New Roman" w:cs="Times New Roman"/>
        </w:rPr>
        <w:t xml:space="preserve"> </w:t>
      </w:r>
      <w:r w:rsidRPr="0084756E">
        <w:rPr>
          <w:rFonts w:ascii="Times New Roman" w:hAnsi="Times New Roman" w:cs="Times New Roman"/>
        </w:rPr>
        <w:t>10</w:t>
      </w:r>
      <w:r w:rsidR="00D858B8" w:rsidRPr="0084756E">
        <w:rPr>
          <w:rFonts w:ascii="Times New Roman" w:hAnsi="Times New Roman" w:cs="Times New Roman"/>
        </w:rPr>
        <w:t xml:space="preserve"> </w:t>
      </w:r>
      <w:r w:rsidRPr="0084756E">
        <w:rPr>
          <w:rFonts w:ascii="Times New Roman" w:hAnsi="Times New Roman" w:cs="Times New Roman"/>
        </w:rPr>
        <w:t xml:space="preserve">km cell during which </w:t>
      </w:r>
      <w:r w:rsidR="00D858B8" w:rsidRPr="0084756E">
        <w:rPr>
          <w:rFonts w:ascii="Times New Roman" w:hAnsi="Times New Roman" w:cs="Times New Roman"/>
        </w:rPr>
        <w:t>b</w:t>
      </w:r>
      <w:r w:rsidRPr="0084756E">
        <w:rPr>
          <w:rFonts w:ascii="Times New Roman" w:hAnsi="Times New Roman" w:cs="Times New Roman"/>
        </w:rPr>
        <w:t xml:space="preserve">roccoli is available for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to feed on each year depending on a mixed crop and physiological calendar.</w:t>
      </w:r>
    </w:p>
    <w:p w14:paraId="695A2B76" w14:textId="2BFB6E3A" w:rsidR="001C7F49" w:rsidRPr="0084756E" w:rsidRDefault="001C7F49" w:rsidP="000A3D8D">
      <w:pPr>
        <w:pStyle w:val="BodyText"/>
        <w:numPr>
          <w:ilvl w:val="0"/>
          <w:numId w:val="3"/>
        </w:numPr>
        <w:spacing w:line="480" w:lineRule="auto"/>
        <w:rPr>
          <w:rFonts w:ascii="Times New Roman" w:hAnsi="Times New Roman" w:cs="Times New Roman"/>
        </w:rPr>
      </w:pPr>
      <w:r w:rsidRPr="0084756E">
        <w:rPr>
          <w:rFonts w:ascii="Times New Roman" w:hAnsi="Times New Roman" w:cs="Times New Roman"/>
          <w:b/>
          <w:bCs/>
          <w:i/>
          <w:iCs/>
        </w:rPr>
        <w:t xml:space="preserve">Pieris </w:t>
      </w:r>
      <w:proofErr w:type="spellStart"/>
      <w:r w:rsidRPr="0084756E">
        <w:rPr>
          <w:rFonts w:ascii="Times New Roman" w:hAnsi="Times New Roman" w:cs="Times New Roman"/>
          <w:b/>
          <w:bCs/>
          <w:i/>
          <w:iCs/>
        </w:rPr>
        <w:t>rapae</w:t>
      </w:r>
      <w:proofErr w:type="spellEnd"/>
      <w:r w:rsidR="00D858B8" w:rsidRPr="0084756E">
        <w:rPr>
          <w:rFonts w:ascii="Times New Roman" w:hAnsi="Times New Roman" w:cs="Times New Roman"/>
          <w:b/>
          <w:bCs/>
          <w:i/>
          <w:iCs/>
        </w:rPr>
        <w:t xml:space="preserve"> seasonal</w:t>
      </w:r>
      <w:r w:rsidRPr="0084756E">
        <w:rPr>
          <w:rFonts w:ascii="Times New Roman" w:hAnsi="Times New Roman" w:cs="Times New Roman"/>
          <w:b/>
          <w:bCs/>
          <w:i/>
          <w:iCs/>
        </w:rPr>
        <w:t xml:space="preserve"> phenology:</w:t>
      </w:r>
    </w:p>
    <w:p w14:paraId="43424BE6" w14:textId="2B685EC2" w:rsidR="001C7F49" w:rsidRPr="0084756E" w:rsidRDefault="001C7F49"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We simulated the phenology of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with subsequent life-stages and generations within dynamic, </w:t>
      </w:r>
      <w:proofErr w:type="gramStart"/>
      <w:r w:rsidRPr="0084756E">
        <w:rPr>
          <w:rFonts w:ascii="Times New Roman" w:hAnsi="Times New Roman" w:cs="Times New Roman"/>
        </w:rPr>
        <w:t>physiological time</w:t>
      </w:r>
      <w:proofErr w:type="gramEnd"/>
      <w:r w:rsidRPr="0084756E">
        <w:rPr>
          <w:rFonts w:ascii="Times New Roman" w:hAnsi="Times New Roman" w:cs="Times New Roman"/>
        </w:rPr>
        <w:t xml:space="preserve"> windows at each cell from 15</w:t>
      </w:r>
      <w:r w:rsidRPr="0084756E">
        <w:rPr>
          <w:rFonts w:ascii="Times New Roman" w:hAnsi="Times New Roman" w:cs="Times New Roman"/>
          <w:vertAlign w:val="superscript"/>
        </w:rPr>
        <w:t>th</w:t>
      </w:r>
      <w:r w:rsidRPr="0084756E">
        <w:rPr>
          <w:rFonts w:ascii="Times New Roman" w:hAnsi="Times New Roman" w:cs="Times New Roman"/>
        </w:rPr>
        <w:t xml:space="preserve"> August to the predicted harvest </w:t>
      </w:r>
      <w:proofErr w:type="gramStart"/>
      <w:r w:rsidRPr="0084756E">
        <w:rPr>
          <w:rFonts w:ascii="Times New Roman" w:hAnsi="Times New Roman" w:cs="Times New Roman"/>
        </w:rPr>
        <w:t>day  according</w:t>
      </w:r>
      <w:proofErr w:type="gramEnd"/>
      <w:r w:rsidRPr="0084756E">
        <w:rPr>
          <w:rFonts w:ascii="Times New Roman" w:hAnsi="Times New Roman" w:cs="Times New Roman"/>
        </w:rPr>
        <w:t xml:space="preserve"> to the broccoli development model above. This represents an attempt to adapt crop pest predictions to both calendarized, decision-makers dates and seasonal physiological dates. To simulate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development, we combined several sources of published parameters for stage-specific thermal base</w:t>
      </w:r>
      <w:r w:rsidR="00BB1156" w:rsidRPr="0084756E">
        <w:rPr>
          <w:rFonts w:ascii="Times New Roman" w:hAnsi="Times New Roman" w:cs="Times New Roman"/>
        </w:rPr>
        <w:t xml:space="preserve"> (</w:t>
      </w:r>
      <w:r w:rsidR="00BB1156" w:rsidRPr="0084756E">
        <w:rPr>
          <w:rFonts w:ascii="Times New Roman" w:hAnsi="Times New Roman" w:cs="Times New Roman"/>
          <w:i/>
          <w:iCs/>
        </w:rPr>
        <w:t>T</w:t>
      </w:r>
      <w:r w:rsidR="00BB1156" w:rsidRPr="0084756E">
        <w:rPr>
          <w:rFonts w:ascii="Times New Roman" w:hAnsi="Times New Roman" w:cs="Times New Roman"/>
          <w:vertAlign w:val="subscript"/>
        </w:rPr>
        <w:t>b</w:t>
      </w:r>
      <w:r w:rsidR="00BB1156" w:rsidRPr="0084756E">
        <w:rPr>
          <w:rFonts w:ascii="Times New Roman" w:hAnsi="Times New Roman" w:cs="Times New Roman"/>
        </w:rPr>
        <w:t>)</w:t>
      </w:r>
      <w:r w:rsidRPr="0084756E">
        <w:rPr>
          <w:rFonts w:ascii="Times New Roman" w:hAnsi="Times New Roman" w:cs="Times New Roman"/>
        </w:rPr>
        <w:t xml:space="preserve"> and thermal constant </w:t>
      </w:r>
      <w:proofErr w:type="spellStart"/>
      <w:r w:rsidR="00BB1156" w:rsidRPr="0084756E">
        <w:rPr>
          <w:rFonts w:ascii="Times New Roman" w:hAnsi="Times New Roman" w:cs="Times New Roman"/>
          <w:i/>
          <w:iCs/>
        </w:rPr>
        <w:t>K</w:t>
      </w:r>
      <w:r w:rsidR="00BB1156" w:rsidRPr="0084756E">
        <w:rPr>
          <w:rFonts w:ascii="Times New Roman" w:hAnsi="Times New Roman" w:cs="Times New Roman"/>
          <w:i/>
          <w:iCs/>
          <w:vertAlign w:val="superscript"/>
        </w:rPr>
        <w:t>stage</w:t>
      </w:r>
      <w:proofErr w:type="spellEnd"/>
      <w:r w:rsidR="00BB1156" w:rsidRPr="0084756E">
        <w:rPr>
          <w:rFonts w:ascii="Times New Roman" w:hAnsi="Times New Roman" w:cs="Times New Roman"/>
          <w:vertAlign w:val="superscript"/>
        </w:rPr>
        <w:t xml:space="preserve"> </w:t>
      </w:r>
      <w:r w:rsidR="00C83342" w:rsidRPr="0084756E">
        <w:rPr>
          <w:rFonts w:ascii="Times New Roman" w:hAnsi="Times New Roman" w:cs="Times New Roman"/>
        </w:rPr>
        <w:t>—</w:t>
      </w:r>
      <w:r w:rsidRPr="0084756E">
        <w:rPr>
          <w:rFonts w:ascii="Times New Roman" w:hAnsi="Times New Roman" w:cs="Times New Roman"/>
        </w:rPr>
        <w:t>i.e., degree-days</w:t>
      </w:r>
      <w:r w:rsidR="00C83342" w:rsidRPr="0084756E">
        <w:rPr>
          <w:rFonts w:ascii="Times New Roman" w:hAnsi="Times New Roman" w:cs="Times New Roman"/>
        </w:rPr>
        <w:t>—</w:t>
      </w:r>
      <w:r w:rsidR="00D858B8" w:rsidRPr="0084756E">
        <w:rPr>
          <w:rFonts w:ascii="Times New Roman" w:hAnsi="Times New Roman" w:cs="Times New Roman"/>
        </w:rPr>
        <w:t xml:space="preserve"> from linear rate-temperature models, as our aim was mainly conceptually and illustrative</w:t>
      </w:r>
      <w:r w:rsidRPr="0084756E">
        <w:rPr>
          <w:rFonts w:ascii="Times New Roman" w:hAnsi="Times New Roman" w:cs="Times New Roman"/>
        </w:rPr>
        <w:t xml:space="preserve">. For immature stages </w:t>
      </w:r>
      <w:r w:rsidRPr="0084756E">
        <w:rPr>
          <w:rFonts w:ascii="Times New Roman" w:hAnsi="Times New Roman" w:cs="Times New Roman"/>
        </w:rPr>
        <w:lastRenderedPageBreak/>
        <w:t xml:space="preserve">we retrieved data from </w:t>
      </w:r>
      <w:r w:rsidR="00C83342" w:rsidRPr="0084756E">
        <w:rPr>
          <w:rFonts w:ascii="Times New Roman" w:hAnsi="Times New Roman" w:cs="Times New Roman"/>
        </w:rPr>
        <w:fldChar w:fldCharType="begin"/>
      </w:r>
      <w:r w:rsidR="00BB1156" w:rsidRPr="0084756E">
        <w:rPr>
          <w:rFonts w:ascii="Times New Roman" w:hAnsi="Times New Roman" w:cs="Times New Roman"/>
        </w:rPr>
        <w:instrText xml:space="preserve"> ADDIN ZOTERO_ITEM CSL_CITATION {"citationID":"zRCXBZMW","properties":{"formattedCitation":"(Jones and Ives 1979)","plainCitation":"(Jones and Ives 1979)","noteIndex":0},"citationItems":[{"id":707,"uris":["http://zotero.org/users/8911623/items/3LBWJTYM"],"itemData":{"id":707,"type":"article-journal","container-title":"Austral Ecology","DOI":"10.1111/j.1442-9993.1979.tb01199.x","ISSN":"1442-9985, 1442-9993","issue":"1","journalAbbreviation":"Austral Ecol","language":"en","page":"75-86","source":"DOI.org (Crossref)","title":"The adaptiveness of searching and host selection behaviour in Pieris rapae (L.)","volume":"4","author":[{"family":"Jones","given":"R. E."},{"family":"Ives","given":"P. M."}],"issued":{"date-parts":[["1979",3]]},"citation-key":"jones1979"}}],"schema":"https://github.com/citation-style-language/schema/raw/master/csl-citation.json"} </w:instrText>
      </w:r>
      <w:r w:rsidR="00C83342" w:rsidRPr="0084756E">
        <w:rPr>
          <w:rFonts w:ascii="Times New Roman" w:hAnsi="Times New Roman" w:cs="Times New Roman"/>
        </w:rPr>
        <w:fldChar w:fldCharType="separate"/>
      </w:r>
      <w:r w:rsidR="00BB1156" w:rsidRPr="0084756E">
        <w:rPr>
          <w:rFonts w:ascii="Times New Roman" w:hAnsi="Times New Roman" w:cs="Times New Roman"/>
        </w:rPr>
        <w:t>(Jones and Ives 1979)</w:t>
      </w:r>
      <w:r w:rsidR="00C83342" w:rsidRPr="0084756E">
        <w:rPr>
          <w:rFonts w:ascii="Times New Roman" w:hAnsi="Times New Roman" w:cs="Times New Roman"/>
        </w:rPr>
        <w:fldChar w:fldCharType="end"/>
      </w:r>
      <w:r w:rsidR="00C83342" w:rsidRPr="0084756E">
        <w:rPr>
          <w:rFonts w:ascii="Times New Roman" w:hAnsi="Times New Roman" w:cs="Times New Roman"/>
        </w:rPr>
        <w:t xml:space="preserve"> </w:t>
      </w:r>
      <w:r w:rsidRPr="0084756E">
        <w:rPr>
          <w:rFonts w:ascii="Times New Roman" w:hAnsi="Times New Roman" w:cs="Times New Roman"/>
        </w:rPr>
        <w:t>at different temperatures (</w:t>
      </w:r>
      <w:proofErr w:type="spellStart"/>
      <w:r w:rsidR="00BB1156" w:rsidRPr="0084756E">
        <w:rPr>
          <w:rFonts w:ascii="Times New Roman" w:hAnsi="Times New Roman" w:cs="Times New Roman"/>
          <w:i/>
          <w:iCs/>
        </w:rPr>
        <w:t>T</w:t>
      </w:r>
      <w:r w:rsidR="00BB1156" w:rsidRPr="0084756E">
        <w:rPr>
          <w:rFonts w:ascii="Times New Roman" w:hAnsi="Times New Roman" w:cs="Times New Roman"/>
          <w:i/>
          <w:iCs/>
        </w:rPr>
        <w:softHyphen/>
      </w:r>
      <w:r w:rsidR="00BB1156" w:rsidRPr="0084756E">
        <w:rPr>
          <w:rFonts w:ascii="Times New Roman" w:hAnsi="Times New Roman" w:cs="Times New Roman"/>
          <w:i/>
          <w:iCs/>
          <w:vertAlign w:val="subscript"/>
        </w:rPr>
        <w:t>b</w:t>
      </w:r>
      <w:r w:rsidR="00BB1156" w:rsidRPr="0084756E">
        <w:rPr>
          <w:rFonts w:ascii="Times New Roman" w:hAnsi="Times New Roman" w:cs="Times New Roman"/>
          <w:vertAlign w:val="superscript"/>
        </w:rPr>
        <w:t>eggs</w:t>
      </w:r>
      <w:proofErr w:type="spellEnd"/>
      <w:r w:rsidR="00BB1156" w:rsidRPr="0084756E">
        <w:rPr>
          <w:rFonts w:ascii="Times New Roman" w:hAnsi="Times New Roman" w:cs="Times New Roman"/>
        </w:rPr>
        <w:t xml:space="preserve"> = 9.8ºC; </w:t>
      </w:r>
      <w:proofErr w:type="spellStart"/>
      <w:r w:rsidR="00BB1156" w:rsidRPr="0084756E">
        <w:rPr>
          <w:rFonts w:ascii="Times New Roman" w:hAnsi="Times New Roman" w:cs="Times New Roman"/>
          <w:i/>
          <w:iCs/>
        </w:rPr>
        <w:t>T</w:t>
      </w:r>
      <w:r w:rsidR="00BB1156" w:rsidRPr="0084756E">
        <w:rPr>
          <w:rFonts w:ascii="Times New Roman" w:hAnsi="Times New Roman" w:cs="Times New Roman"/>
          <w:i/>
          <w:iCs/>
        </w:rPr>
        <w:softHyphen/>
      </w:r>
      <w:r w:rsidR="00BB1156" w:rsidRPr="0084756E">
        <w:rPr>
          <w:rFonts w:ascii="Times New Roman" w:hAnsi="Times New Roman" w:cs="Times New Roman"/>
          <w:i/>
          <w:iCs/>
          <w:vertAlign w:val="subscript"/>
        </w:rPr>
        <w:t>b</w:t>
      </w:r>
      <w:r w:rsidR="00BB1156" w:rsidRPr="0084756E">
        <w:rPr>
          <w:rFonts w:ascii="Times New Roman" w:hAnsi="Times New Roman" w:cs="Times New Roman"/>
          <w:vertAlign w:val="superscript"/>
        </w:rPr>
        <w:t>larvae</w:t>
      </w:r>
      <w:proofErr w:type="spellEnd"/>
      <w:r w:rsidR="00BB1156" w:rsidRPr="0084756E">
        <w:rPr>
          <w:rFonts w:ascii="Times New Roman" w:hAnsi="Times New Roman" w:cs="Times New Roman"/>
        </w:rPr>
        <w:t xml:space="preserve"> = 9.8ºC; </w:t>
      </w:r>
      <w:proofErr w:type="spellStart"/>
      <w:r w:rsidR="00BB1156" w:rsidRPr="0084756E">
        <w:rPr>
          <w:rFonts w:ascii="Times New Roman" w:hAnsi="Times New Roman" w:cs="Times New Roman"/>
          <w:i/>
          <w:iCs/>
        </w:rPr>
        <w:t>T</w:t>
      </w:r>
      <w:r w:rsidR="00BB1156" w:rsidRPr="0084756E">
        <w:rPr>
          <w:rFonts w:ascii="Times New Roman" w:hAnsi="Times New Roman" w:cs="Times New Roman"/>
          <w:i/>
          <w:iCs/>
        </w:rPr>
        <w:softHyphen/>
      </w:r>
      <w:r w:rsidR="00BB1156" w:rsidRPr="0084756E">
        <w:rPr>
          <w:rFonts w:ascii="Times New Roman" w:hAnsi="Times New Roman" w:cs="Times New Roman"/>
          <w:i/>
          <w:iCs/>
          <w:vertAlign w:val="subscript"/>
        </w:rPr>
        <w:t>b</w:t>
      </w:r>
      <w:r w:rsidR="00BB1156" w:rsidRPr="0084756E">
        <w:rPr>
          <w:rFonts w:ascii="Times New Roman" w:hAnsi="Times New Roman" w:cs="Times New Roman"/>
          <w:vertAlign w:val="superscript"/>
        </w:rPr>
        <w:t>pupae</w:t>
      </w:r>
      <w:proofErr w:type="spellEnd"/>
      <w:r w:rsidR="00BB1156" w:rsidRPr="0084756E">
        <w:rPr>
          <w:rFonts w:ascii="Times New Roman" w:hAnsi="Times New Roman" w:cs="Times New Roman"/>
        </w:rPr>
        <w:t xml:space="preserve"> = 6.7ºC; </w:t>
      </w:r>
      <w:proofErr w:type="spellStart"/>
      <w:r w:rsidR="00BB1156" w:rsidRPr="0084756E">
        <w:rPr>
          <w:rFonts w:ascii="Times New Roman" w:hAnsi="Times New Roman" w:cs="Times New Roman"/>
          <w:i/>
          <w:iCs/>
        </w:rPr>
        <w:t>K</w:t>
      </w:r>
      <w:r w:rsidR="00BB1156" w:rsidRPr="0084756E">
        <w:rPr>
          <w:rFonts w:ascii="Times New Roman" w:hAnsi="Times New Roman" w:cs="Times New Roman"/>
          <w:vertAlign w:val="superscript"/>
        </w:rPr>
        <w:t>eggs</w:t>
      </w:r>
      <w:proofErr w:type="spellEnd"/>
      <w:r w:rsidR="00BB1156" w:rsidRPr="0084756E">
        <w:rPr>
          <w:rFonts w:ascii="Times New Roman" w:hAnsi="Times New Roman" w:cs="Times New Roman"/>
        </w:rPr>
        <w:t xml:space="preserve"> = 51dd; </w:t>
      </w:r>
      <w:proofErr w:type="spellStart"/>
      <w:r w:rsidR="00BB1156" w:rsidRPr="0084756E">
        <w:rPr>
          <w:rFonts w:ascii="Times New Roman" w:hAnsi="Times New Roman" w:cs="Times New Roman"/>
          <w:i/>
          <w:iCs/>
        </w:rPr>
        <w:t>K</w:t>
      </w:r>
      <w:r w:rsidR="00BB1156" w:rsidRPr="0084756E">
        <w:rPr>
          <w:rFonts w:ascii="Times New Roman" w:hAnsi="Times New Roman" w:cs="Times New Roman"/>
          <w:vertAlign w:val="superscript"/>
        </w:rPr>
        <w:t>larvae</w:t>
      </w:r>
      <w:proofErr w:type="spellEnd"/>
      <w:r w:rsidR="00BB1156" w:rsidRPr="0084756E">
        <w:rPr>
          <w:rFonts w:ascii="Times New Roman" w:hAnsi="Times New Roman" w:cs="Times New Roman"/>
        </w:rPr>
        <w:t xml:space="preserve"> = 171dd; </w:t>
      </w:r>
      <w:proofErr w:type="spellStart"/>
      <w:r w:rsidR="00BB1156" w:rsidRPr="0084756E">
        <w:rPr>
          <w:rFonts w:ascii="Times New Roman" w:hAnsi="Times New Roman" w:cs="Times New Roman"/>
          <w:i/>
          <w:iCs/>
        </w:rPr>
        <w:t>K</w:t>
      </w:r>
      <w:r w:rsidR="00BB1156" w:rsidRPr="0084756E">
        <w:rPr>
          <w:rFonts w:ascii="Times New Roman" w:hAnsi="Times New Roman" w:cs="Times New Roman"/>
          <w:vertAlign w:val="superscript"/>
        </w:rPr>
        <w:t>pupae</w:t>
      </w:r>
      <w:proofErr w:type="spellEnd"/>
      <w:r w:rsidR="00BB1156" w:rsidRPr="0084756E">
        <w:rPr>
          <w:rFonts w:ascii="Times New Roman" w:hAnsi="Times New Roman" w:cs="Times New Roman"/>
        </w:rPr>
        <w:t xml:space="preserve"> = 140dd</w:t>
      </w:r>
      <w:r w:rsidRPr="0084756E">
        <w:rPr>
          <w:rFonts w:ascii="Times New Roman" w:eastAsiaTheme="minorEastAsia" w:hAnsi="Times New Roman" w:cs="Times New Roman"/>
        </w:rPr>
        <w:t>)</w:t>
      </w:r>
      <w:r w:rsidRPr="0084756E">
        <w:rPr>
          <w:rFonts w:ascii="Times New Roman" w:hAnsi="Times New Roman" w:cs="Times New Roman"/>
        </w:rPr>
        <w:t xml:space="preserve">. To simulate the thermal requirements maximizing the rate of oviposition </w:t>
      </w:r>
      <w:r w:rsidR="00BB1156" w:rsidRPr="0084756E">
        <w:rPr>
          <w:rFonts w:ascii="Times New Roman" w:hAnsi="Times New Roman" w:cs="Times New Roman"/>
        </w:rPr>
        <w:t>—</w:t>
      </w:r>
      <w:r w:rsidRPr="0084756E">
        <w:rPr>
          <w:rFonts w:ascii="Times New Roman" w:hAnsi="Times New Roman" w:cs="Times New Roman"/>
        </w:rPr>
        <w:t>i.e., the most likely case for an average individual</w:t>
      </w:r>
      <w:r w:rsidR="00BB1156" w:rsidRPr="0084756E">
        <w:rPr>
          <w:rFonts w:ascii="Times New Roman" w:hAnsi="Times New Roman" w:cs="Times New Roman"/>
        </w:rPr>
        <w:t>—</w:t>
      </w:r>
      <w:r w:rsidRPr="0084756E">
        <w:rPr>
          <w:rFonts w:ascii="Times New Roman" w:hAnsi="Times New Roman" w:cs="Times New Roman"/>
        </w:rPr>
        <w:t xml:space="preserve"> we used estimates by</w:t>
      </w:r>
      <w:r w:rsidR="00BB1156" w:rsidRPr="0084756E">
        <w:rPr>
          <w:rFonts w:ascii="Times New Roman" w:hAnsi="Times New Roman" w:cs="Times New Roman"/>
        </w:rPr>
        <w:t xml:space="preserve"> </w:t>
      </w:r>
      <w:r w:rsidR="00BB1156"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{"citationID":"yHwzwjSd","properties":{"formattedCitation":"(Gossard and Jones 1977)","plainCitation":"(Gossard and Jones 1977)","dontUpdate":true,"noteIndex":0},"citationItems":[{"id":4963,"uris":["http://zotero.org/users/8911623/items/DLFFWVDF"],"itemData":{"id":4963,"type":"article-journal","abstract":"(1) Pieris rapae egg production in large field cages varied with age, temperature and solar radiation. (2) Adult age was measured in cumulative degree-days (D</w:instrText>
      </w:r>
      <w:r w:rsidR="007A4E87">
        <w:rPr>
          <w:rFonts w:ascii="Segoe UI Symbol" w:hAnsi="Segoe UI Symbol" w:cs="Segoe UI Symbol"/>
        </w:rPr>
        <w:instrText>⚬</w:instrText>
      </w:r>
      <w:r w:rsidR="007A4E87">
        <w:rPr>
          <w:rFonts w:ascii="Times New Roman" w:hAnsi="Times New Roman" w:cs="Times New Roman"/>
        </w:rPr>
        <w:instrText>) above the larval developmental threshold of 10</w:instrText>
      </w:r>
      <w:r w:rsidR="007A4E87">
        <w:rPr>
          <w:rFonts w:ascii="Segoe UI Symbol" w:hAnsi="Segoe UI Symbol" w:cs="Segoe UI Symbol"/>
        </w:rPr>
        <w:instrText>⚬</w:instrText>
      </w:r>
      <w:r w:rsidR="007A4E87">
        <w:rPr>
          <w:rFonts w:ascii="Times New Roman" w:hAnsi="Times New Roman" w:cs="Times New Roman"/>
        </w:rPr>
        <w:instrText xml:space="preserve"> C. Egg production peaked at about 60 D</w:instrText>
      </w:r>
      <w:r w:rsidR="007A4E87">
        <w:rPr>
          <w:rFonts w:ascii="Segoe UI Symbol" w:hAnsi="Segoe UI Symbol" w:cs="Segoe UI Symbol"/>
        </w:rPr>
        <w:instrText>⚬</w:instrText>
      </w:r>
      <w:r w:rsidR="007A4E87">
        <w:rPr>
          <w:rFonts w:ascii="Times New Roman" w:hAnsi="Times New Roman" w:cs="Times New Roman"/>
        </w:rPr>
        <w:instrText xml:space="preserve"> of age, then slowly declined. (3) Daily temperature was measured as D</w:instrText>
      </w:r>
      <w:r w:rsidR="007A4E87">
        <w:rPr>
          <w:rFonts w:ascii="Segoe UI Symbol" w:hAnsi="Segoe UI Symbol" w:cs="Segoe UI Symbol"/>
        </w:rPr>
        <w:instrText>⚬</w:instrText>
      </w:r>
      <w:r w:rsidR="007A4E87">
        <w:rPr>
          <w:rFonts w:ascii="Times New Roman" w:hAnsi="Times New Roman" w:cs="Times New Roman"/>
        </w:rPr>
        <w:instrText>, and egg production increased linearly with temperature. (4) Solar radiation had both immediate and delayed effects. Few eggs were laid on overcast days, and more eggs than expected were laid on sunny days which followed overcast days. (5) Larval rearing conditions affected fecundity, but not the timing of egg production. An algorithm including all these factors accounted for 67% of the observed variation in daily egg production per surviving female. (6) Butterflies survived on average 156 D</w:instrText>
      </w:r>
      <w:r w:rsidR="007A4E87">
        <w:rPr>
          <w:rFonts w:ascii="Segoe UI Symbol" w:hAnsi="Segoe UI Symbol" w:cs="Segoe UI Symbol"/>
        </w:rPr>
        <w:instrText>⚬</w:instrText>
      </w:r>
      <w:r w:rsidR="007A4E87">
        <w:rPr>
          <w:rFonts w:ascii="Times New Roman" w:hAnsi="Times New Roman" w:cs="Times New Roman"/>
        </w:rPr>
        <w:instrText>, but may live more than 220 D</w:instrText>
      </w:r>
      <w:r w:rsidR="007A4E87">
        <w:rPr>
          <w:rFonts w:ascii="Segoe UI Symbol" w:hAnsi="Segoe UI Symbol" w:cs="Segoe UI Symbol"/>
        </w:rPr>
        <w:instrText>⚬</w:instrText>
      </w:r>
      <w:r w:rsidR="007A4E87">
        <w:rPr>
          <w:rFonts w:ascii="Times New Roman" w:hAnsi="Times New Roman" w:cs="Times New Roman"/>
        </w:rPr>
        <w:instrText xml:space="preserve">.","container-title":"Journal of Applied Ecology","DOI":"10.2307/2401827","ISSN":"0021-8901","issue":"1","note":"publisher: [British Ecological Society, Wiley]","page":"65-71","source":"JSTOR","title":"The Effects of Age and Weather on Egg-Laying in Pieris rapae L.","volume":"14","author":[{"family":"Gossard","given":"T. W."},{"family":"Jones","given":"R. E."}],"issued":{"date-parts":[["1977"]]},"citation-key":"gossard1977"}}],"schema":"https://github.com/citation-style-language/schema/raw/master/csl-citation.json"} </w:instrText>
      </w:r>
      <w:r w:rsidR="00BB1156" w:rsidRPr="0084756E">
        <w:rPr>
          <w:rFonts w:ascii="Times New Roman" w:hAnsi="Times New Roman" w:cs="Times New Roman"/>
        </w:rPr>
        <w:fldChar w:fldCharType="separate"/>
      </w:r>
      <w:r w:rsidR="00BB1156" w:rsidRPr="0084756E">
        <w:rPr>
          <w:rFonts w:ascii="Times New Roman" w:hAnsi="Times New Roman" w:cs="Times New Roman"/>
        </w:rPr>
        <w:t>Gossard and Jones (1977)</w:t>
      </w:r>
      <w:r w:rsidR="00BB1156" w:rsidRPr="0084756E">
        <w:rPr>
          <w:rFonts w:ascii="Times New Roman" w:hAnsi="Times New Roman" w:cs="Times New Roman"/>
        </w:rPr>
        <w:fldChar w:fldCharType="end"/>
      </w:r>
      <w:r w:rsidRPr="0084756E">
        <w:rPr>
          <w:rFonts w:ascii="Times New Roman" w:hAnsi="Times New Roman" w:cs="Times New Roman"/>
        </w:rPr>
        <w:t>, corresponding to a maximum oviposition of adults at</w:t>
      </w:r>
      <w:r w:rsidR="00BB1156" w:rsidRPr="0084756E">
        <w:rPr>
          <w:rFonts w:ascii="Times New Roman" w:hAnsi="Times New Roman" w:cs="Times New Roman"/>
        </w:rPr>
        <w:t xml:space="preserve"> </w:t>
      </w:r>
      <w:proofErr w:type="spellStart"/>
      <w:r w:rsidR="00BB1156" w:rsidRPr="0084756E">
        <w:rPr>
          <w:rFonts w:ascii="Times New Roman" w:hAnsi="Times New Roman" w:cs="Times New Roman"/>
          <w:i/>
          <w:iCs/>
        </w:rPr>
        <w:t>K</w:t>
      </w:r>
      <w:r w:rsidR="00BB1156" w:rsidRPr="0084756E">
        <w:rPr>
          <w:rFonts w:ascii="Times New Roman" w:hAnsi="Times New Roman" w:cs="Times New Roman"/>
          <w:vertAlign w:val="superscript"/>
        </w:rPr>
        <w:t>adults</w:t>
      </w:r>
      <w:proofErr w:type="spellEnd"/>
      <w:r w:rsidR="00BB1156" w:rsidRPr="0084756E">
        <w:rPr>
          <w:rFonts w:ascii="Times New Roman" w:hAnsi="Times New Roman" w:cs="Times New Roman"/>
        </w:rPr>
        <w:t xml:space="preserve"> = 60dd</w:t>
      </w:r>
      <w:r w:rsidRPr="0084756E">
        <w:rPr>
          <w:rFonts w:ascii="Times New Roman" w:hAnsi="Times New Roman" w:cs="Times New Roman"/>
        </w:rPr>
        <w:t xml:space="preserve"> over a</w:t>
      </w:r>
      <w:r w:rsidR="00D858B8" w:rsidRPr="0084756E">
        <w:rPr>
          <w:rFonts w:ascii="Times New Roman" w:hAnsi="Times New Roman" w:cs="Times New Roman"/>
        </w:rPr>
        <w:t xml:space="preserve"> </w:t>
      </w:r>
      <w:proofErr w:type="spellStart"/>
      <w:r w:rsidR="00BB1156" w:rsidRPr="0084756E">
        <w:rPr>
          <w:rFonts w:ascii="Times New Roman" w:hAnsi="Times New Roman" w:cs="Times New Roman"/>
          <w:i/>
          <w:iCs/>
        </w:rPr>
        <w:t>T</w:t>
      </w:r>
      <w:r w:rsidR="00BB1156" w:rsidRPr="0084756E">
        <w:rPr>
          <w:rFonts w:ascii="Times New Roman" w:hAnsi="Times New Roman" w:cs="Times New Roman"/>
          <w:i/>
          <w:iCs/>
        </w:rPr>
        <w:softHyphen/>
      </w:r>
      <w:r w:rsidR="00BB1156" w:rsidRPr="0084756E">
        <w:rPr>
          <w:rFonts w:ascii="Times New Roman" w:hAnsi="Times New Roman" w:cs="Times New Roman"/>
          <w:i/>
          <w:iCs/>
          <w:vertAlign w:val="subscript"/>
        </w:rPr>
        <w:t>b</w:t>
      </w:r>
      <w:r w:rsidR="00BB1156" w:rsidRPr="0084756E">
        <w:rPr>
          <w:rFonts w:ascii="Times New Roman" w:hAnsi="Times New Roman" w:cs="Times New Roman"/>
          <w:vertAlign w:val="superscript"/>
        </w:rPr>
        <w:t>adults</w:t>
      </w:r>
      <w:proofErr w:type="spellEnd"/>
      <w:r w:rsidR="00BB1156" w:rsidRPr="0084756E">
        <w:rPr>
          <w:rFonts w:ascii="Times New Roman" w:hAnsi="Times New Roman" w:cs="Times New Roman"/>
        </w:rPr>
        <w:t xml:space="preserve"> = 10ºC</w:t>
      </w:r>
      <w:r w:rsidRPr="0084756E">
        <w:rPr>
          <w:rFonts w:ascii="Times New Roman" w:hAnsi="Times New Roman" w:cs="Times New Roman"/>
        </w:rPr>
        <w:t>.</w:t>
      </w:r>
      <w:r w:rsidR="00B37448" w:rsidRPr="0084756E">
        <w:rPr>
          <w:rFonts w:ascii="Times New Roman" w:hAnsi="Times New Roman" w:cs="Times New Roman"/>
        </w:rPr>
        <w:t xml:space="preserve"> Additional details on </w:t>
      </w:r>
      <w:r w:rsidR="00B37448" w:rsidRPr="0084756E">
        <w:rPr>
          <w:rFonts w:ascii="Times New Roman" w:hAnsi="Times New Roman" w:cs="Times New Roman"/>
          <w:i/>
          <w:iCs/>
        </w:rPr>
        <w:t xml:space="preserve">P. </w:t>
      </w:r>
      <w:proofErr w:type="spellStart"/>
      <w:r w:rsidR="00B37448" w:rsidRPr="0084756E">
        <w:rPr>
          <w:rFonts w:ascii="Times New Roman" w:hAnsi="Times New Roman" w:cs="Times New Roman"/>
          <w:i/>
          <w:iCs/>
        </w:rPr>
        <w:t>rapae</w:t>
      </w:r>
      <w:proofErr w:type="spellEnd"/>
      <w:r w:rsidR="00B37448" w:rsidRPr="0084756E">
        <w:rPr>
          <w:rFonts w:ascii="Times New Roman" w:hAnsi="Times New Roman" w:cs="Times New Roman"/>
        </w:rPr>
        <w:t xml:space="preserve"> phenological simulations along the year and along broccoli growing season are provided in Sup. Inf.</w:t>
      </w:r>
      <w:r w:rsidRPr="0084756E">
        <w:rPr>
          <w:rFonts w:ascii="Times New Roman" w:hAnsi="Times New Roman" w:cs="Times New Roman"/>
        </w:rPr>
        <w:t xml:space="preserve"> We assumed that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enters the Julian year in the diapausing puparia stage at this latitude to begin heat accumulation</w:t>
      </w:r>
      <w:r w:rsidR="00BB1156" w:rsidRPr="0084756E">
        <w:rPr>
          <w:rFonts w:ascii="Times New Roman" w:hAnsi="Times New Roman" w:cs="Times New Roman"/>
        </w:rPr>
        <w:t xml:space="preserve"> </w:t>
      </w:r>
      <w:r w:rsidR="00BB1156" w:rsidRPr="0084756E">
        <w:rPr>
          <w:rFonts w:ascii="Times New Roman" w:hAnsi="Times New Roman" w:cs="Times New Roman"/>
        </w:rPr>
        <w:fldChar w:fldCharType="begin"/>
      </w:r>
      <w:r w:rsidR="00BB1156" w:rsidRPr="0084756E">
        <w:rPr>
          <w:rFonts w:ascii="Times New Roman" w:hAnsi="Times New Roman" w:cs="Times New Roman"/>
        </w:rPr>
        <w:instrText xml:space="preserve"> ADDIN ZOTERO_ITEM CSL_CITATION {"citationID":"iXgG8veJ","properties":{"formattedCitation":"(Gilbert 1988)","plainCitation":"(Gilbert 1988)","noteIndex":0},"citationItems":[{"id":5428,"uris":["http://zotero.org/users/8911623/items/HZ3AQ4QV"],"itemData":{"id":5428,"type":"article-journal","abstract":"(1)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BB1156" w:rsidRPr="0084756E">
        <w:rPr>
          <w:rFonts w:ascii="Times New Roman" w:hAnsi="Times New Roman" w:cs="Times New Roman"/>
        </w:rPr>
        <w:fldChar w:fldCharType="separate"/>
      </w:r>
      <w:r w:rsidR="00BB1156" w:rsidRPr="0084756E">
        <w:rPr>
          <w:rFonts w:ascii="Times New Roman" w:hAnsi="Times New Roman" w:cs="Times New Roman"/>
        </w:rPr>
        <w:t>(Gilbert 1988)</w:t>
      </w:r>
      <w:r w:rsidR="00BB1156" w:rsidRPr="0084756E">
        <w:rPr>
          <w:rFonts w:ascii="Times New Roman" w:hAnsi="Times New Roman" w:cs="Times New Roman"/>
        </w:rPr>
        <w:fldChar w:fldCharType="end"/>
      </w:r>
      <w:r w:rsidR="005C2EE1">
        <w:rPr>
          <w:rFonts w:ascii="Times New Roman" w:hAnsi="Times New Roman" w:cs="Times New Roman"/>
        </w:rPr>
        <w:t xml:space="preserve"> —despite at higher latitudes, diapause may be terminated in late autumn </w:t>
      </w:r>
      <w:r w:rsidR="005C2EE1">
        <w:rPr>
          <w:rFonts w:ascii="Times New Roman" w:hAnsi="Times New Roman" w:cs="Times New Roman"/>
        </w:rPr>
        <w:fldChar w:fldCharType="begin"/>
      </w:r>
      <w:r w:rsidR="005C2EE1">
        <w:rPr>
          <w:rFonts w:ascii="Times New Roman" w:hAnsi="Times New Roman" w:cs="Times New Roman"/>
        </w:rPr>
        <w:instrText xml:space="preserve"> ADDIN ZOTERO_ITEM CSL_CITATION {"citationID":"NJfBVDgy","properties":{"formattedCitation":"(Posledovich et al. 2015)","plainCitation":"(Posledovich et al. 2015)","noteIndex":0},"citationItems":[{"id":6341,"uris":["http://zotero.org/users/8911623/items/PMP4B7IQ"],"itemData":{"id":6341,"type":"article-journal","abstract":"Diapause plays a central role in insect life cycles by allowing survival during adverse seasonal conditions as well as synchronizing life cycles with the period of mate and food availability. Seasonal timing is expected to be particularly important for species that are dependent on resources available during a short time window—so-called phenological specialists—and latitudinal clines in seasonality are expected to favor local adaptation in phenological timing. However, to what degree latitudinal variation in diapause dynamics and post-winter development due to such local adaptation is influenced by the degree of phenological specialization is not well known. We experimentally studied two pierid butterfly species and found that the phenological specialist Anthocharis cardamines had shorter diapause duration than the phenological generalist Pieris napi along a latitudinal gradient in Sweden. Moreover, diapause duration increased with latitude in P. napi but not in A. cardamines. Sensitivity of the two species to winter thermal conditions also differed; additional cold temperature during the winter period shortened diapause duration for P. napi pupae but not for A. cardamines pupae. In both species, post-winter pupal development was faster after longer periods of cold conditions, and more southern populations developed faster than northern populations. Postwinter development was also invariably faster at higher temperatures in both species. We argue that the observed differences in diapause dynamics between the two species might be explained by the difference in phenological specialization that influences the costs of breaking diapause too early in the season.","container-title":"Oecologia","ISSN":"0029-8549","issue":"1","note":"publisher: [Springer, International Association for Ecology]","page":"181-190","source":"JSTOR","title":"Latitudinal variation in diapause duration and post-winter development in two pierid butterflies in relation to phenological specialization","volume":"177","author":[{"family":"Posledovich","given":"Diana"},{"family":"Toftegaard","given":"Tenna"},{"family":"Wiklund","given":"Christer"},{"family":"Ehrlén","given":"Johan"},{"family":"Gotthard","given":"Karl"}],"issued":{"date-parts":[["2015"]]},"citation-key":"posledovich2015"}}],"schema":"https://github.com/citation-style-language/schema/raw/master/csl-citation.json"} </w:instrText>
      </w:r>
      <w:r w:rsidR="005C2EE1">
        <w:rPr>
          <w:rFonts w:ascii="Times New Roman" w:hAnsi="Times New Roman" w:cs="Times New Roman"/>
        </w:rPr>
        <w:fldChar w:fldCharType="separate"/>
      </w:r>
      <w:r w:rsidR="005C2EE1" w:rsidRPr="005C2EE1">
        <w:rPr>
          <w:rFonts w:ascii="Times New Roman" w:hAnsi="Times New Roman" w:cs="Times New Roman"/>
        </w:rPr>
        <w:t>(</w:t>
      </w:r>
      <w:proofErr w:type="spellStart"/>
      <w:r w:rsidR="005C2EE1" w:rsidRPr="005C2EE1">
        <w:rPr>
          <w:rFonts w:ascii="Times New Roman" w:hAnsi="Times New Roman" w:cs="Times New Roman"/>
        </w:rPr>
        <w:t>Posledovich</w:t>
      </w:r>
      <w:proofErr w:type="spellEnd"/>
      <w:r w:rsidR="005C2EE1" w:rsidRPr="005C2EE1">
        <w:rPr>
          <w:rFonts w:ascii="Times New Roman" w:hAnsi="Times New Roman" w:cs="Times New Roman"/>
        </w:rPr>
        <w:t xml:space="preserve"> et al. 2015)</w:t>
      </w:r>
      <w:r w:rsidR="005C2EE1">
        <w:rPr>
          <w:rFonts w:ascii="Times New Roman" w:hAnsi="Times New Roman" w:cs="Times New Roman"/>
        </w:rPr>
        <w:fldChar w:fldCharType="end"/>
      </w:r>
      <w:r w:rsidRPr="0084756E">
        <w:rPr>
          <w:rFonts w:ascii="Times New Roman" w:hAnsi="Times New Roman" w:cs="Times New Roman"/>
        </w:rPr>
        <w:t>. In addition, we assumed that at the end of the Julian year, when photoperiod at 40ºN latitude</w:t>
      </w:r>
      <w:commentRangeStart w:id="11"/>
      <w:r w:rsidRPr="0084756E">
        <w:rPr>
          <w:rFonts w:ascii="Times New Roman" w:hAnsi="Times New Roman" w:cs="Times New Roman"/>
        </w:rPr>
        <w:t xml:space="preserve"> </w:t>
      </w:r>
      <w:r w:rsidRPr="00CB41D6">
        <w:rPr>
          <w:rFonts w:ascii="Times New Roman" w:hAnsi="Times New Roman" w:cs="Times New Roman"/>
          <w:highlight w:val="yellow"/>
        </w:rPr>
        <w:t>lies below 9.5h daylength, pupae stop accumulating heat and enter diapause until both photoperiod and temperatures increase by the beginning of the following year</w:t>
      </w:r>
      <w:r w:rsidR="00BB1156" w:rsidRPr="00CB41D6">
        <w:rPr>
          <w:rFonts w:ascii="Times New Roman" w:hAnsi="Times New Roman" w:cs="Times New Roman"/>
          <w:highlight w:val="yellow"/>
        </w:rPr>
        <w:t xml:space="preserve"> </w:t>
      </w:r>
      <w:r w:rsidR="00BB1156" w:rsidRPr="00CB41D6">
        <w:rPr>
          <w:rFonts w:ascii="Times New Roman" w:hAnsi="Times New Roman" w:cs="Times New Roman"/>
          <w:highlight w:val="yellow"/>
        </w:rPr>
        <w:fldChar w:fldCharType="begin"/>
      </w:r>
      <w:r w:rsidR="00BB1156" w:rsidRPr="00CB41D6">
        <w:rPr>
          <w:rFonts w:ascii="Times New Roman" w:hAnsi="Times New Roman" w:cs="Times New Roman"/>
          <w:highlight w:val="yellow"/>
        </w:rPr>
        <w:instrText xml:space="preserve"> ADDIN ZOTERO_ITEM CSL_CITATION {"citationID":"H7PtHBrM","properties":{"formattedCitation":"(Shapiro 1984)","plainCitation":"(Shapiro 1984)","noteIndex":0},"citationItems":[{"id":4969,"uris":["http://zotero.org/users/8911623/items/DUYC3D2Q"],"itemData":{"id":4969,"type":"article-journal","abstract":"undefined","container-title":"Psyche: A Journal of Entomology","DOI":"10.1155/1984/19083","ISSN":"0033-2615","language":"en","note":"publisher: Hindawi","page":"161-169","source":"www.hindawi.com","title":"Non-Diapause Overwintering by &lt;em&gt;Pieris Rapae&lt;/em&gt; (Lepidoptera: Pieridae) and &lt;em&gt;Papilio Zelicaon&lt;/em&gt; (Lepidoptera: Papilionidae) in California: Adaptiveness of Type III Diapause-Induction Curves","title-short":"Non-Diapause Overwintering by &lt;em&gt;Pieris Rapae&lt;/em&gt; (Lepidoptera","volume":"91","author":[{"family":"Shapiro","given":"Arthur M."}],"issued":{"date-parts":[["1984"]]},"citation-key":"shapiro1984"}}],"schema":"https://github.com/citation-style-language/schema/raw/master/csl-citation.json"} </w:instrText>
      </w:r>
      <w:r w:rsidR="00BB1156" w:rsidRPr="00CB41D6">
        <w:rPr>
          <w:rFonts w:ascii="Times New Roman" w:hAnsi="Times New Roman" w:cs="Times New Roman"/>
          <w:highlight w:val="yellow"/>
        </w:rPr>
        <w:fldChar w:fldCharType="separate"/>
      </w:r>
      <w:r w:rsidR="00BB1156" w:rsidRPr="00CB41D6">
        <w:rPr>
          <w:rFonts w:ascii="Times New Roman" w:hAnsi="Times New Roman" w:cs="Times New Roman"/>
          <w:highlight w:val="yellow"/>
        </w:rPr>
        <w:t>(Shapiro 1984)</w:t>
      </w:r>
      <w:r w:rsidR="00BB1156" w:rsidRPr="00CB41D6">
        <w:rPr>
          <w:rFonts w:ascii="Times New Roman" w:hAnsi="Times New Roman" w:cs="Times New Roman"/>
          <w:highlight w:val="yellow"/>
        </w:rPr>
        <w:fldChar w:fldCharType="end"/>
      </w:r>
      <w:r w:rsidRPr="0084756E">
        <w:rPr>
          <w:rFonts w:ascii="Times New Roman" w:hAnsi="Times New Roman" w:cs="Times New Roman"/>
        </w:rPr>
        <w:t xml:space="preserve">. </w:t>
      </w:r>
      <w:commentRangeEnd w:id="11"/>
      <w:r w:rsidR="00CB41D6">
        <w:rPr>
          <w:rStyle w:val="CommentReference"/>
        </w:rPr>
        <w:commentReference w:id="11"/>
      </w:r>
      <w:r w:rsidRPr="0084756E">
        <w:rPr>
          <w:rFonts w:ascii="Times New Roman" w:hAnsi="Times New Roman" w:cs="Times New Roman"/>
        </w:rPr>
        <w:t xml:space="preserve">Then, for each location and year, we computed voltinism—i.e., number of completed generations—under two scenarios: (a) </w:t>
      </w:r>
      <w:r w:rsidRPr="0084756E">
        <w:rPr>
          <w:rFonts w:ascii="Times New Roman" w:hAnsi="Times New Roman" w:cs="Times New Roman"/>
          <w:i/>
          <w:iCs/>
        </w:rPr>
        <w:t>during the whole year</w:t>
      </w:r>
      <w:r w:rsidRPr="0084756E">
        <w:rPr>
          <w:rFonts w:ascii="Times New Roman" w:hAnsi="Times New Roman" w:cs="Times New Roman"/>
        </w:rPr>
        <w:t xml:space="preserve"> and (b) </w:t>
      </w:r>
      <w:r w:rsidRPr="0084756E">
        <w:rPr>
          <w:rFonts w:ascii="Times New Roman" w:hAnsi="Times New Roman" w:cs="Times New Roman"/>
          <w:i/>
          <w:iCs/>
        </w:rPr>
        <w:t>only during the period when broccoli is available</w:t>
      </w:r>
      <w:r w:rsidRPr="0084756E">
        <w:rPr>
          <w:rFonts w:ascii="Times New Roman" w:hAnsi="Times New Roman" w:cs="Times New Roman"/>
        </w:rPr>
        <w:t xml:space="preserve"> (see above). Finally, we calculated shifts in voltinism at each cell by taking the average temperatures of a “</w:t>
      </w:r>
      <w:r w:rsidR="00BB1156" w:rsidRPr="0084756E">
        <w:rPr>
          <w:rFonts w:ascii="Times New Roman" w:hAnsi="Times New Roman" w:cs="Times New Roman"/>
        </w:rPr>
        <w:t>recent</w:t>
      </w:r>
      <w:r w:rsidRPr="0084756E">
        <w:rPr>
          <w:rFonts w:ascii="Times New Roman" w:hAnsi="Times New Roman" w:cs="Times New Roman"/>
        </w:rPr>
        <w:t>” decade —2005 to 2014— and of a “past” decade —1966 to 1975—, then calculating broccoli growing season and the number of completed generations of larvae —the damaging stage— within that time window or until entering overwintering diapause (&lt;9.5h daylength). Subsequently, we computed the difference between number of generations after warming (present-past) during the relevant period for growers’ perspective —i.e., during the climatically-defined broccoli growing season each year.</w:t>
      </w:r>
      <w:r w:rsidR="00CD37C0" w:rsidRPr="0084756E">
        <w:rPr>
          <w:rFonts w:ascii="Times New Roman" w:hAnsi="Times New Roman" w:cs="Times New Roman"/>
        </w:rPr>
        <w:t xml:space="preserve"> Additional information is provided in Sup. Inf.</w:t>
      </w:r>
    </w:p>
    <w:p w14:paraId="1D80BBD1" w14:textId="292729AE" w:rsidR="3AD3F0ED" w:rsidRPr="0084756E" w:rsidRDefault="3AD3F0ED" w:rsidP="000A3D8D">
      <w:pPr>
        <w:pStyle w:val="Heading2"/>
        <w:spacing w:line="259" w:lineRule="auto"/>
        <w:rPr>
          <w:rFonts w:ascii="Times New Roman" w:hAnsi="Times New Roman" w:cs="Times New Roman"/>
          <w:sz w:val="36"/>
          <w:szCs w:val="36"/>
        </w:rPr>
      </w:pPr>
      <w:r w:rsidRPr="0084756E">
        <w:rPr>
          <w:rFonts w:ascii="Times New Roman" w:hAnsi="Times New Roman" w:cs="Times New Roman"/>
          <w:sz w:val="36"/>
          <w:szCs w:val="36"/>
        </w:rPr>
        <w:t>3. Results</w:t>
      </w:r>
    </w:p>
    <w:p w14:paraId="1D8FD69B" w14:textId="21521319" w:rsidR="002F1F8A" w:rsidRPr="0084756E" w:rsidRDefault="002F1F8A" w:rsidP="000A3D8D">
      <w:pPr>
        <w:pStyle w:val="BodyText"/>
        <w:numPr>
          <w:ilvl w:val="0"/>
          <w:numId w:val="3"/>
        </w:numPr>
        <w:spacing w:line="480" w:lineRule="auto"/>
        <w:rPr>
          <w:rFonts w:ascii="Times New Roman" w:hAnsi="Times New Roman" w:cs="Times New Roman"/>
          <w:b/>
          <w:bCs/>
        </w:rPr>
      </w:pPr>
      <w:r w:rsidRPr="0084756E">
        <w:rPr>
          <w:rFonts w:ascii="Times New Roman" w:hAnsi="Times New Roman" w:cs="Times New Roman"/>
          <w:b/>
          <w:bCs/>
        </w:rPr>
        <w:t xml:space="preserve">Overwintering phenology of </w:t>
      </w:r>
      <w:r w:rsidRPr="0084756E">
        <w:rPr>
          <w:rFonts w:ascii="Times New Roman" w:hAnsi="Times New Roman" w:cs="Times New Roman"/>
          <w:b/>
          <w:bCs/>
          <w:i/>
          <w:iCs/>
        </w:rPr>
        <w:t xml:space="preserve">Pieris </w:t>
      </w:r>
      <w:proofErr w:type="spellStart"/>
      <w:r w:rsidRPr="0084756E">
        <w:rPr>
          <w:rFonts w:ascii="Times New Roman" w:hAnsi="Times New Roman" w:cs="Times New Roman"/>
          <w:b/>
          <w:bCs/>
          <w:i/>
          <w:iCs/>
        </w:rPr>
        <w:t>rapae</w:t>
      </w:r>
      <w:proofErr w:type="spellEnd"/>
      <w:r w:rsidRPr="0084756E">
        <w:rPr>
          <w:rFonts w:ascii="Times New Roman" w:hAnsi="Times New Roman" w:cs="Times New Roman"/>
          <w:b/>
          <w:bCs/>
        </w:rPr>
        <w:t>:</w:t>
      </w:r>
    </w:p>
    <w:p w14:paraId="683A9836" w14:textId="6FCE567E" w:rsidR="002F1F8A" w:rsidRPr="0084756E" w:rsidRDefault="002F1F8A" w:rsidP="000A3D8D">
      <w:pPr>
        <w:pStyle w:val="BodyText"/>
        <w:spacing w:line="480" w:lineRule="auto"/>
        <w:rPr>
          <w:rFonts w:ascii="Times New Roman" w:hAnsi="Times New Roman" w:cs="Times New Roman"/>
          <w:i/>
          <w:iCs/>
        </w:rPr>
      </w:pPr>
      <w:r w:rsidRPr="0084756E">
        <w:rPr>
          <w:rFonts w:ascii="Times New Roman" w:hAnsi="Times New Roman" w:cs="Times New Roman"/>
        </w:rPr>
        <w:lastRenderedPageBreak/>
        <w:t>Fitted thermal performance curves for development rate</w:t>
      </w:r>
      <w:r w:rsidR="00AD2140" w:rsidRPr="0084756E">
        <w:rPr>
          <w:rFonts w:ascii="Times New Roman" w:hAnsi="Times New Roman" w:cs="Times New Roman"/>
        </w:rPr>
        <w:t xml:space="preserve"> di</w:t>
      </w:r>
      <w:r w:rsidR="005F6DE4" w:rsidRPr="0084756E">
        <w:rPr>
          <w:rFonts w:ascii="Times New Roman" w:hAnsi="Times New Roman" w:cs="Times New Roman"/>
        </w:rPr>
        <w:t xml:space="preserve">ffered markedly across </w:t>
      </w:r>
      <w:r w:rsidR="00A04DC7" w:rsidRPr="0084756E">
        <w:rPr>
          <w:rFonts w:ascii="Times New Roman" w:hAnsi="Times New Roman" w:cs="Times New Roman"/>
        </w:rPr>
        <w:t>equation models</w:t>
      </w:r>
      <w:r w:rsidRPr="0084756E">
        <w:rPr>
          <w:rFonts w:ascii="Times New Roman" w:hAnsi="Times New Roman" w:cs="Times New Roman"/>
        </w:rPr>
        <w:t xml:space="preserve"> </w:t>
      </w:r>
      <w:r w:rsidR="005F6DE4" w:rsidRPr="0084756E">
        <w:rPr>
          <w:rFonts w:ascii="Times New Roman" w:hAnsi="Times New Roman" w:cs="Times New Roman"/>
        </w:rPr>
        <w:t xml:space="preserve">(Fig. </w:t>
      </w:r>
      <w:r w:rsidRPr="0084756E">
        <w:rPr>
          <w:rFonts w:ascii="Times New Roman" w:hAnsi="Times New Roman" w:cs="Times New Roman"/>
        </w:rPr>
        <w:t>1</w:t>
      </w:r>
      <w:r w:rsidR="005F6DE4" w:rsidRPr="0084756E">
        <w:rPr>
          <w:rFonts w:ascii="Times New Roman" w:hAnsi="Times New Roman" w:cs="Times New Roman"/>
        </w:rPr>
        <w:t>)</w:t>
      </w:r>
      <w:r w:rsidRPr="0084756E">
        <w:rPr>
          <w:rFonts w:ascii="Times New Roman" w:hAnsi="Times New Roman" w:cs="Times New Roman"/>
        </w:rPr>
        <w:t xml:space="preserve">. </w:t>
      </w:r>
      <w:r w:rsidR="0099685B" w:rsidRPr="0084756E">
        <w:rPr>
          <w:rFonts w:ascii="Times New Roman" w:hAnsi="Times New Roman" w:cs="Times New Roman"/>
        </w:rPr>
        <w:t xml:space="preserve">Based on AIC, </w:t>
      </w:r>
      <w:r w:rsidR="00886FC1" w:rsidRPr="0084756E">
        <w:rPr>
          <w:rFonts w:ascii="Times New Roman" w:hAnsi="Times New Roman" w:cs="Times New Roman"/>
        </w:rPr>
        <w:t xml:space="preserve">the </w:t>
      </w:r>
      <w:r w:rsidR="0099685B" w:rsidRPr="0084756E">
        <w:rPr>
          <w:rFonts w:ascii="Times New Roman" w:hAnsi="Times New Roman" w:cs="Times New Roman"/>
        </w:rPr>
        <w:t>gaussian TPC model</w:t>
      </w:r>
      <w:r w:rsidR="000A7AFA" w:rsidRPr="0084756E">
        <w:rPr>
          <w:rFonts w:ascii="Times New Roman" w:hAnsi="Times New Roman" w:cs="Times New Roman"/>
        </w:rPr>
        <w:t xml:space="preserve"> (Fig. 1A)</w:t>
      </w:r>
      <w:r w:rsidR="0099685B" w:rsidRPr="0084756E">
        <w:rPr>
          <w:rFonts w:ascii="Times New Roman" w:hAnsi="Times New Roman" w:cs="Times New Roman"/>
        </w:rPr>
        <w:t xml:space="preserve"> slightly outperformed several others </w:t>
      </w:r>
      <w:r w:rsidR="00886FC1" w:rsidRPr="0084756E">
        <w:rPr>
          <w:rFonts w:ascii="Times New Roman" w:hAnsi="Times New Roman" w:cs="Times New Roman"/>
        </w:rPr>
        <w:t xml:space="preserve">with similar </w:t>
      </w:r>
      <w:r w:rsidR="0099685B" w:rsidRPr="0084756E">
        <w:rPr>
          <w:rFonts w:ascii="Times New Roman" w:hAnsi="Times New Roman" w:cs="Times New Roman"/>
        </w:rPr>
        <w:t>perform</w:t>
      </w:r>
      <w:r w:rsidR="00886FC1" w:rsidRPr="0084756E">
        <w:rPr>
          <w:rFonts w:ascii="Times New Roman" w:hAnsi="Times New Roman" w:cs="Times New Roman"/>
        </w:rPr>
        <w:t>ance</w:t>
      </w:r>
      <w:r w:rsidR="0099685B" w:rsidRPr="0084756E">
        <w:rPr>
          <w:rFonts w:ascii="Times New Roman" w:hAnsi="Times New Roman" w:cs="Times New Roman"/>
        </w:rPr>
        <w:t xml:space="preserve"> (Brière-1, Brière-2, SSI-Low, Modified Polynomial and Lactin-2</w:t>
      </w:r>
      <w:r w:rsidR="000A7AFA" w:rsidRPr="0084756E">
        <w:rPr>
          <w:rFonts w:ascii="Times New Roman" w:hAnsi="Times New Roman" w:cs="Times New Roman"/>
        </w:rPr>
        <w:t>; Fig. 1B-F</w:t>
      </w:r>
      <w:r w:rsidR="0099685B" w:rsidRPr="0084756E">
        <w:rPr>
          <w:rFonts w:ascii="Times New Roman" w:hAnsi="Times New Roman" w:cs="Times New Roman"/>
        </w:rPr>
        <w:t xml:space="preserve">). </w:t>
      </w:r>
      <w:r w:rsidR="00BC3C7C" w:rsidRPr="0084756E">
        <w:rPr>
          <w:rFonts w:ascii="Times New Roman" w:hAnsi="Times New Roman" w:cs="Times New Roman"/>
        </w:rPr>
        <w:t>The l</w:t>
      </w:r>
      <w:r w:rsidR="0099685B" w:rsidRPr="0084756E">
        <w:rPr>
          <w:rFonts w:ascii="Times New Roman" w:hAnsi="Times New Roman" w:cs="Times New Roman"/>
        </w:rPr>
        <w:t>inear mode</w:t>
      </w:r>
      <w:r w:rsidR="000A7AFA" w:rsidRPr="0084756E">
        <w:rPr>
          <w:rFonts w:ascii="Times New Roman" w:hAnsi="Times New Roman" w:cs="Times New Roman"/>
        </w:rPr>
        <w:t>l</w:t>
      </w:r>
      <w:r w:rsidR="0099685B" w:rsidRPr="0084756E">
        <w:rPr>
          <w:rFonts w:ascii="Times New Roman" w:hAnsi="Times New Roman" w:cs="Times New Roman"/>
        </w:rPr>
        <w:t xml:space="preserve"> </w:t>
      </w:r>
      <w:r w:rsidR="00BC3C7C" w:rsidRPr="0084756E">
        <w:rPr>
          <w:rFonts w:ascii="Times New Roman" w:hAnsi="Times New Roman" w:cs="Times New Roman"/>
        </w:rPr>
        <w:t xml:space="preserve">parameterization </w:t>
      </w:r>
      <w:r w:rsidR="000A7AFA" w:rsidRPr="0084756E">
        <w:rPr>
          <w:rFonts w:ascii="Times New Roman" w:hAnsi="Times New Roman" w:cs="Times New Roman"/>
        </w:rPr>
        <w:t xml:space="preserve">(Fig. 1-I) </w:t>
      </w:r>
      <w:r w:rsidR="0099685B" w:rsidRPr="0084756E">
        <w:rPr>
          <w:rFonts w:ascii="Times New Roman" w:hAnsi="Times New Roman" w:cs="Times New Roman"/>
        </w:rPr>
        <w:t>perfo</w:t>
      </w:r>
      <w:r w:rsidR="000A7AFA" w:rsidRPr="0084756E">
        <w:rPr>
          <w:rFonts w:ascii="Times New Roman" w:hAnsi="Times New Roman" w:cs="Times New Roman"/>
        </w:rPr>
        <w:t>r</w:t>
      </w:r>
      <w:r w:rsidR="0099685B" w:rsidRPr="0084756E">
        <w:rPr>
          <w:rFonts w:ascii="Times New Roman" w:hAnsi="Times New Roman" w:cs="Times New Roman"/>
        </w:rPr>
        <w:t>med worse than nonlinear TPCs except for Weibull</w:t>
      </w:r>
      <w:r w:rsidR="000A7AFA" w:rsidRPr="0084756E">
        <w:rPr>
          <w:rFonts w:ascii="Times New Roman" w:hAnsi="Times New Roman" w:cs="Times New Roman"/>
        </w:rPr>
        <w:t xml:space="preserve"> (Fig. 1-J)</w:t>
      </w:r>
      <w:r w:rsidR="0099685B" w:rsidRPr="0084756E">
        <w:rPr>
          <w:rFonts w:ascii="Times New Roman" w:hAnsi="Times New Roman" w:cs="Times New Roman"/>
        </w:rPr>
        <w:t xml:space="preserve">. Optimal temperatures maximizing development rates were obtained </w:t>
      </w:r>
      <w:r w:rsidR="00FF0D5D" w:rsidRPr="0084756E">
        <w:rPr>
          <w:rFonts w:ascii="Times New Roman" w:hAnsi="Times New Roman" w:cs="Times New Roman"/>
        </w:rPr>
        <w:t xml:space="preserve">at approximately </w:t>
      </w:r>
      <w:r w:rsidR="0099685B" w:rsidRPr="0084756E">
        <w:rPr>
          <w:rFonts w:ascii="Times New Roman" w:hAnsi="Times New Roman" w:cs="Times New Roman"/>
        </w:rPr>
        <w:t xml:space="preserve">31ºC for the top-ranked models (Figure-1), yielding values of </w:t>
      </w:r>
      <w:r w:rsidR="00A04DC7" w:rsidRPr="0084756E">
        <w:rPr>
          <w:rFonts w:ascii="Times New Roman" w:hAnsi="Times New Roman" w:cs="Times New Roman"/>
        </w:rPr>
        <w:t xml:space="preserve">about </w:t>
      </w:r>
      <w:r w:rsidR="0099685B" w:rsidRPr="0084756E">
        <w:rPr>
          <w:rFonts w:ascii="Times New Roman" w:hAnsi="Times New Roman" w:cs="Times New Roman"/>
        </w:rPr>
        <w:t>0.18 days</w:t>
      </w:r>
      <w:r w:rsidR="0099685B" w:rsidRPr="0084756E">
        <w:rPr>
          <w:rFonts w:ascii="Times New Roman" w:hAnsi="Times New Roman" w:cs="Times New Roman"/>
          <w:vertAlign w:val="superscript"/>
        </w:rPr>
        <w:t xml:space="preserve">-1 </w:t>
      </w:r>
      <w:r w:rsidR="0099685B" w:rsidRPr="0084756E">
        <w:rPr>
          <w:rFonts w:ascii="Times New Roman" w:hAnsi="Times New Roman" w:cs="Times New Roman"/>
        </w:rPr>
        <w:t xml:space="preserve">—i.e., about 5.5 days to emerge from overwintering pupae at 31ºC. </w:t>
      </w:r>
    </w:p>
    <w:p w14:paraId="508BAF01" w14:textId="6AD6CD93" w:rsidR="00834956" w:rsidRPr="0084756E" w:rsidRDefault="00C418F2"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After </w:t>
      </w:r>
      <w:r w:rsidR="0099685B" w:rsidRPr="0084756E">
        <w:rPr>
          <w:rFonts w:ascii="Times New Roman" w:hAnsi="Times New Roman" w:cs="Times New Roman"/>
        </w:rPr>
        <w:t>applying the rate-summation approach with temperature data</w:t>
      </w:r>
      <w:r w:rsidR="00A23E95" w:rsidRPr="0084756E">
        <w:rPr>
          <w:rFonts w:ascii="Times New Roman" w:hAnsi="Times New Roman" w:cs="Times New Roman"/>
        </w:rPr>
        <w:t xml:space="preserve"> to the above fitted curves</w:t>
      </w:r>
      <w:r w:rsidR="0099685B" w:rsidRPr="0084756E">
        <w:rPr>
          <w:rFonts w:ascii="Times New Roman" w:hAnsi="Times New Roman" w:cs="Times New Roman"/>
        </w:rPr>
        <w:t xml:space="preserve">, the TPC-ranking slightly changed. </w:t>
      </w:r>
      <w:r w:rsidR="00E656E5" w:rsidRPr="0084756E">
        <w:rPr>
          <w:rFonts w:ascii="Times New Roman" w:hAnsi="Times New Roman" w:cs="Times New Roman"/>
        </w:rPr>
        <w:t>Results show</w:t>
      </w:r>
      <w:r w:rsidR="008328B2" w:rsidRPr="0084756E">
        <w:rPr>
          <w:rFonts w:ascii="Times New Roman" w:hAnsi="Times New Roman" w:cs="Times New Roman"/>
        </w:rPr>
        <w:t>ed</w:t>
      </w:r>
      <w:r w:rsidR="00E656E5" w:rsidRPr="0084756E">
        <w:rPr>
          <w:rFonts w:ascii="Times New Roman" w:hAnsi="Times New Roman" w:cs="Times New Roman"/>
        </w:rPr>
        <w:t xml:space="preserve"> significant variation in </w:t>
      </w:r>
      <w:r w:rsidR="0099685B" w:rsidRPr="0084756E">
        <w:rPr>
          <w:rFonts w:ascii="Times New Roman" w:hAnsi="Times New Roman" w:cs="Times New Roman"/>
        </w:rPr>
        <w:t xml:space="preserve">prediction </w:t>
      </w:r>
      <w:r w:rsidR="00E656E5" w:rsidRPr="0084756E">
        <w:rPr>
          <w:rFonts w:ascii="Times New Roman" w:hAnsi="Times New Roman" w:cs="Times New Roman"/>
        </w:rPr>
        <w:t>accuracy among models (</w:t>
      </w:r>
      <w:hyperlink w:anchor="fig-2_forecasts_prapae">
        <w:r w:rsidR="00E656E5" w:rsidRPr="0084756E">
          <w:rPr>
            <w:rStyle w:val="Hyperlink"/>
            <w:rFonts w:ascii="Times New Roman" w:hAnsi="Times New Roman" w:cs="Times New Roman"/>
          </w:rPr>
          <w:t>Figure 2</w:t>
        </w:r>
      </w:hyperlink>
      <w:r w:rsidR="00E656E5" w:rsidRPr="0084756E">
        <w:rPr>
          <w:rFonts w:ascii="Times New Roman" w:hAnsi="Times New Roman" w:cs="Times New Roman"/>
        </w:rPr>
        <w:t>)</w:t>
      </w:r>
      <w:r w:rsidR="00136F47" w:rsidRPr="0084756E">
        <w:rPr>
          <w:rFonts w:ascii="Times New Roman" w:hAnsi="Times New Roman" w:cs="Times New Roman"/>
        </w:rPr>
        <w:t>, with errors (</w:t>
      </w:r>
      <w:r w:rsidR="0024083F" w:rsidRPr="0084756E">
        <w:rPr>
          <w:rFonts w:ascii="Times New Roman" w:hAnsi="Times New Roman" w:cs="Times New Roman"/>
        </w:rPr>
        <w:t>RMSEPs)</w:t>
      </w:r>
      <w:r w:rsidR="00136F47" w:rsidRPr="0084756E">
        <w:rPr>
          <w:rFonts w:ascii="Times New Roman" w:hAnsi="Times New Roman" w:cs="Times New Roman"/>
        </w:rPr>
        <w:t xml:space="preserve"> ranging from </w:t>
      </w:r>
      <w:r w:rsidR="00A04DC7" w:rsidRPr="0084756E">
        <w:rPr>
          <w:rFonts w:ascii="Times New Roman" w:hAnsi="Times New Roman" w:cs="Times New Roman"/>
        </w:rPr>
        <w:t xml:space="preserve">about </w:t>
      </w:r>
      <w:r w:rsidR="00136F47" w:rsidRPr="0084756E">
        <w:rPr>
          <w:rFonts w:ascii="Times New Roman" w:hAnsi="Times New Roman" w:cs="Times New Roman"/>
        </w:rPr>
        <w:t>one week of difference</w:t>
      </w:r>
      <w:r w:rsidR="000A7AFA" w:rsidRPr="0084756E">
        <w:rPr>
          <w:rFonts w:ascii="Times New Roman" w:hAnsi="Times New Roman" w:cs="Times New Roman"/>
        </w:rPr>
        <w:t xml:space="preserve"> (Fig. 2A)</w:t>
      </w:r>
      <w:r w:rsidR="00136F47" w:rsidRPr="0084756E">
        <w:rPr>
          <w:rFonts w:ascii="Times New Roman" w:hAnsi="Times New Roman" w:cs="Times New Roman"/>
        </w:rPr>
        <w:t xml:space="preserve"> to almost one month</w:t>
      </w:r>
      <w:r w:rsidR="000A7AFA" w:rsidRPr="0084756E">
        <w:rPr>
          <w:rFonts w:ascii="Times New Roman" w:hAnsi="Times New Roman" w:cs="Times New Roman"/>
        </w:rPr>
        <w:t xml:space="preserve"> (Fig. 2H-I)</w:t>
      </w:r>
      <w:r w:rsidR="0099685B" w:rsidRPr="0084756E">
        <w:rPr>
          <w:rFonts w:ascii="Times New Roman" w:hAnsi="Times New Roman" w:cs="Times New Roman"/>
        </w:rPr>
        <w:t xml:space="preserve">. Overall, </w:t>
      </w:r>
      <w:r w:rsidR="003A6183" w:rsidRPr="0084756E">
        <w:rPr>
          <w:rFonts w:ascii="Times New Roman" w:hAnsi="Times New Roman" w:cs="Times New Roman"/>
        </w:rPr>
        <w:t xml:space="preserve">predictions </w:t>
      </w:r>
      <w:r w:rsidR="00485CE8" w:rsidRPr="0084756E">
        <w:rPr>
          <w:rFonts w:ascii="Times New Roman" w:hAnsi="Times New Roman" w:cs="Times New Roman"/>
        </w:rPr>
        <w:t xml:space="preserve">from nonlinear models for </w:t>
      </w:r>
      <w:r w:rsidR="003A6183" w:rsidRPr="0084756E">
        <w:rPr>
          <w:rFonts w:ascii="Times New Roman" w:hAnsi="Times New Roman" w:cs="Times New Roman"/>
        </w:rPr>
        <w:t xml:space="preserve">the first flights </w:t>
      </w:r>
      <w:r w:rsidR="00485CE8" w:rsidRPr="0084756E">
        <w:rPr>
          <w:rFonts w:ascii="Times New Roman" w:hAnsi="Times New Roman" w:cs="Times New Roman"/>
        </w:rPr>
        <w:t xml:space="preserve">of the season, </w:t>
      </w:r>
      <w:r w:rsidR="000612D1" w:rsidRPr="0084756E">
        <w:rPr>
          <w:rFonts w:ascii="Times New Roman" w:hAnsi="Times New Roman" w:cs="Times New Roman"/>
        </w:rPr>
        <w:t xml:space="preserve">validated better </w:t>
      </w:r>
      <w:r w:rsidR="00986F4F" w:rsidRPr="0084756E">
        <w:rPr>
          <w:rFonts w:ascii="Times New Roman" w:hAnsi="Times New Roman" w:cs="Times New Roman"/>
        </w:rPr>
        <w:t>against independent data</w:t>
      </w:r>
      <w:r w:rsidR="008C499A" w:rsidRPr="0084756E">
        <w:rPr>
          <w:rFonts w:ascii="Times New Roman" w:hAnsi="Times New Roman" w:cs="Times New Roman"/>
        </w:rPr>
        <w:t>—i.</w:t>
      </w:r>
      <w:r w:rsidR="00986F4F" w:rsidRPr="0084756E">
        <w:rPr>
          <w:rFonts w:ascii="Times New Roman" w:hAnsi="Times New Roman" w:cs="Times New Roman"/>
        </w:rPr>
        <w:t xml:space="preserve">e., </w:t>
      </w:r>
      <w:r w:rsidR="0099685B" w:rsidRPr="0084756E">
        <w:rPr>
          <w:rFonts w:ascii="Times New Roman" w:hAnsi="Times New Roman" w:cs="Times New Roman"/>
        </w:rPr>
        <w:t>historic</w:t>
      </w:r>
      <w:r w:rsidR="00986F4F" w:rsidRPr="0084756E">
        <w:rPr>
          <w:rFonts w:ascii="Times New Roman" w:hAnsi="Times New Roman" w:cs="Times New Roman"/>
        </w:rPr>
        <w:t>al</w:t>
      </w:r>
      <w:r w:rsidR="0099685B" w:rsidRPr="0084756E">
        <w:rPr>
          <w:rFonts w:ascii="Times New Roman" w:hAnsi="Times New Roman" w:cs="Times New Roman"/>
        </w:rPr>
        <w:t xml:space="preserve"> </w:t>
      </w:r>
      <w:r w:rsidR="00986F4F" w:rsidRPr="0084756E">
        <w:rPr>
          <w:rFonts w:ascii="Times New Roman" w:hAnsi="Times New Roman" w:cs="Times New Roman"/>
        </w:rPr>
        <w:t xml:space="preserve">series of </w:t>
      </w:r>
      <w:r w:rsidR="000A7AFA" w:rsidRPr="0084756E">
        <w:rPr>
          <w:rFonts w:ascii="Times New Roman" w:hAnsi="Times New Roman" w:cs="Times New Roman"/>
        </w:rPr>
        <w:t>phenological</w:t>
      </w:r>
      <w:r w:rsidR="0099685B" w:rsidRPr="0084756E">
        <w:rPr>
          <w:rFonts w:ascii="Times New Roman" w:hAnsi="Times New Roman" w:cs="Times New Roman"/>
        </w:rPr>
        <w:t xml:space="preserve"> data in</w:t>
      </w:r>
      <w:r w:rsidR="00AB36A0" w:rsidRPr="0084756E">
        <w:rPr>
          <w:rFonts w:ascii="Times New Roman" w:hAnsi="Times New Roman" w:cs="Times New Roman"/>
        </w:rPr>
        <w:t xml:space="preserve"> </w:t>
      </w:r>
      <w:r w:rsidR="00AB36A0"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{"citationID":"hACWXNFI","properties":{"formattedCitation":"(Gordo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AB36A0" w:rsidRPr="0084756E">
        <w:rPr>
          <w:rFonts w:ascii="Times New Roman" w:hAnsi="Times New Roman" w:cs="Times New Roman"/>
        </w:rPr>
        <w:fldChar w:fldCharType="separate"/>
      </w:r>
      <w:r w:rsidR="00AB36A0" w:rsidRPr="0084756E">
        <w:rPr>
          <w:rFonts w:ascii="Times New Roman" w:hAnsi="Times New Roman" w:cs="Times New Roman"/>
        </w:rPr>
        <w:t>Gordo and Sanz (2006</w:t>
      </w:r>
      <w:r w:rsidR="00AB36A0" w:rsidRPr="0084756E">
        <w:rPr>
          <w:rFonts w:ascii="Times New Roman" w:hAnsi="Times New Roman" w:cs="Times New Roman"/>
        </w:rPr>
        <w:fldChar w:fldCharType="end"/>
      </w:r>
      <w:r w:rsidR="00AB36A0" w:rsidRPr="0084756E">
        <w:rPr>
          <w:rFonts w:ascii="Times New Roman" w:hAnsi="Times New Roman" w:cs="Times New Roman"/>
        </w:rPr>
        <w:t>)</w:t>
      </w:r>
      <w:r w:rsidR="00AD273F" w:rsidRPr="0084756E">
        <w:rPr>
          <w:rFonts w:ascii="Times New Roman" w:hAnsi="Times New Roman" w:cs="Times New Roman"/>
        </w:rPr>
        <w:t xml:space="preserve">—than predictions from a </w:t>
      </w:r>
      <w:r w:rsidR="0099685B" w:rsidRPr="0084756E">
        <w:rPr>
          <w:rFonts w:ascii="Times New Roman" w:hAnsi="Times New Roman" w:cs="Times New Roman"/>
        </w:rPr>
        <w:t>linear degree-day model</w:t>
      </w:r>
      <w:r w:rsidR="000A7AFA" w:rsidRPr="0084756E">
        <w:rPr>
          <w:rFonts w:ascii="Times New Roman" w:hAnsi="Times New Roman" w:cs="Times New Roman"/>
        </w:rPr>
        <w:t xml:space="preserve"> (Fig. 2F)</w:t>
      </w:r>
      <w:r w:rsidR="00067217" w:rsidRPr="0084756E">
        <w:rPr>
          <w:rFonts w:ascii="Times New Roman" w:hAnsi="Times New Roman" w:cs="Times New Roman"/>
        </w:rPr>
        <w:t>. Yet</w:t>
      </w:r>
      <w:r w:rsidR="0099685B" w:rsidRPr="0084756E">
        <w:rPr>
          <w:rFonts w:ascii="Times New Roman" w:hAnsi="Times New Roman" w:cs="Times New Roman"/>
        </w:rPr>
        <w:t xml:space="preserve">, </w:t>
      </w:r>
      <w:r w:rsidR="008748EB" w:rsidRPr="0084756E">
        <w:rPr>
          <w:rFonts w:ascii="Times New Roman" w:hAnsi="Times New Roman" w:cs="Times New Roman"/>
        </w:rPr>
        <w:t xml:space="preserve">three </w:t>
      </w:r>
      <w:r w:rsidR="00067217" w:rsidRPr="0084756E">
        <w:rPr>
          <w:rFonts w:ascii="Times New Roman" w:hAnsi="Times New Roman" w:cs="Times New Roman"/>
        </w:rPr>
        <w:t xml:space="preserve">nonlinear </w:t>
      </w:r>
      <w:r w:rsidR="0099685B" w:rsidRPr="0084756E">
        <w:rPr>
          <w:rFonts w:ascii="Times New Roman" w:hAnsi="Times New Roman" w:cs="Times New Roman"/>
        </w:rPr>
        <w:t xml:space="preserve">models </w:t>
      </w:r>
      <w:r w:rsidR="008748EB" w:rsidRPr="0084756E">
        <w:rPr>
          <w:rFonts w:ascii="Times New Roman" w:hAnsi="Times New Roman" w:cs="Times New Roman"/>
        </w:rPr>
        <w:t xml:space="preserve">performed worse than the linear model. </w:t>
      </w:r>
      <w:r w:rsidR="00B253BE" w:rsidRPr="0084756E">
        <w:rPr>
          <w:rFonts w:ascii="Times New Roman" w:hAnsi="Times New Roman" w:cs="Times New Roman"/>
        </w:rPr>
        <w:t>The Lactin-1 and Rezende models</w:t>
      </w:r>
      <w:r w:rsidR="00092D50" w:rsidRPr="0084756E">
        <w:rPr>
          <w:rFonts w:ascii="Times New Roman" w:hAnsi="Times New Roman" w:cs="Times New Roman"/>
        </w:rPr>
        <w:t>,</w:t>
      </w:r>
      <w:r w:rsidR="00B253BE" w:rsidRPr="0084756E">
        <w:rPr>
          <w:rFonts w:ascii="Times New Roman" w:hAnsi="Times New Roman" w:cs="Times New Roman"/>
        </w:rPr>
        <w:t xml:space="preserve"> which </w:t>
      </w:r>
      <w:r w:rsidR="0099685B" w:rsidRPr="0084756E">
        <w:rPr>
          <w:rFonts w:ascii="Times New Roman" w:hAnsi="Times New Roman" w:cs="Times New Roman"/>
        </w:rPr>
        <w:t>overestimated development rate at low temperatures (</w:t>
      </w:r>
      <w:r w:rsidR="000A7AFA" w:rsidRPr="0084756E">
        <w:rPr>
          <w:rFonts w:ascii="Times New Roman" w:hAnsi="Times New Roman" w:cs="Times New Roman"/>
        </w:rPr>
        <w:t>Fig. 2H-I</w:t>
      </w:r>
      <w:r w:rsidR="0099685B" w:rsidRPr="0084756E">
        <w:rPr>
          <w:rFonts w:ascii="Times New Roman" w:hAnsi="Times New Roman" w:cs="Times New Roman"/>
        </w:rPr>
        <w:t xml:space="preserve">) and </w:t>
      </w:r>
      <w:r w:rsidR="00B253BE" w:rsidRPr="0084756E">
        <w:rPr>
          <w:rFonts w:ascii="Times New Roman" w:hAnsi="Times New Roman" w:cs="Times New Roman"/>
        </w:rPr>
        <w:t xml:space="preserve">the Brière-1, </w:t>
      </w:r>
      <w:r w:rsidR="00092D50" w:rsidRPr="0084756E">
        <w:rPr>
          <w:rFonts w:ascii="Times New Roman" w:hAnsi="Times New Roman" w:cs="Times New Roman"/>
        </w:rPr>
        <w:t xml:space="preserve">which </w:t>
      </w:r>
      <w:r w:rsidR="0099685B" w:rsidRPr="0084756E">
        <w:rPr>
          <w:rFonts w:ascii="Times New Roman" w:hAnsi="Times New Roman" w:cs="Times New Roman"/>
        </w:rPr>
        <w:t xml:space="preserve">underestimating </w:t>
      </w:r>
      <w:r w:rsidR="00092D50" w:rsidRPr="0084756E">
        <w:rPr>
          <w:rFonts w:ascii="Times New Roman" w:hAnsi="Times New Roman" w:cs="Times New Roman"/>
        </w:rPr>
        <w:t xml:space="preserve">it </w:t>
      </w:r>
      <w:r w:rsidR="000A7AFA" w:rsidRPr="0084756E">
        <w:rPr>
          <w:rFonts w:ascii="Times New Roman" w:hAnsi="Times New Roman" w:cs="Times New Roman"/>
        </w:rPr>
        <w:t>(Fig. 2G)</w:t>
      </w:r>
      <w:r w:rsidR="0099685B" w:rsidRPr="0084756E">
        <w:rPr>
          <w:rFonts w:ascii="Times New Roman" w:hAnsi="Times New Roman" w:cs="Times New Roman"/>
        </w:rPr>
        <w:t>.</w:t>
      </w:r>
      <w:r w:rsidR="00136F47" w:rsidRPr="0084756E">
        <w:rPr>
          <w:rFonts w:ascii="Times New Roman" w:hAnsi="Times New Roman" w:cs="Times New Roman"/>
        </w:rPr>
        <w:t xml:space="preserve"> The latter was also the exception to the rule: top-fitting models based on AICs were often the top-predictors based on RMSEP. </w:t>
      </w:r>
    </w:p>
    <w:p w14:paraId="181A004E" w14:textId="44E00ACF" w:rsidR="0099685B" w:rsidRPr="0084756E" w:rsidRDefault="00834956" w:rsidP="000A3D8D">
      <w:pPr>
        <w:pStyle w:val="BodyText"/>
        <w:spacing w:line="480" w:lineRule="auto"/>
        <w:rPr>
          <w:rFonts w:ascii="Times New Roman" w:hAnsi="Times New Roman" w:cs="Times New Roman"/>
        </w:rPr>
      </w:pPr>
      <w:r w:rsidRPr="0084756E">
        <w:rPr>
          <w:rFonts w:ascii="Times New Roman" w:hAnsi="Times New Roman" w:cs="Times New Roman"/>
        </w:rPr>
        <w:t>D</w:t>
      </w:r>
      <w:r w:rsidR="00E808B3" w:rsidRPr="0084756E">
        <w:rPr>
          <w:rFonts w:ascii="Times New Roman" w:hAnsi="Times New Roman" w:cs="Times New Roman"/>
        </w:rPr>
        <w:t xml:space="preserve">ownscaling </w:t>
      </w:r>
      <w:r w:rsidR="00BC0294" w:rsidRPr="0084756E">
        <w:rPr>
          <w:rFonts w:ascii="Times New Roman" w:hAnsi="Times New Roman" w:cs="Times New Roman"/>
        </w:rPr>
        <w:t xml:space="preserve">the </w:t>
      </w:r>
      <w:r w:rsidR="00136F47" w:rsidRPr="0084756E">
        <w:rPr>
          <w:rFonts w:ascii="Times New Roman" w:hAnsi="Times New Roman" w:cs="Times New Roman"/>
        </w:rPr>
        <w:t>temporal resolution of temperature input</w:t>
      </w:r>
      <w:r w:rsidR="00BC0294" w:rsidRPr="0084756E">
        <w:rPr>
          <w:rFonts w:ascii="Times New Roman" w:hAnsi="Times New Roman" w:cs="Times New Roman"/>
        </w:rPr>
        <w:t>s</w:t>
      </w:r>
      <w:r w:rsidR="00136F47" w:rsidRPr="0084756E">
        <w:rPr>
          <w:rFonts w:ascii="Times New Roman" w:hAnsi="Times New Roman" w:cs="Times New Roman"/>
        </w:rPr>
        <w:t xml:space="preserve"> </w:t>
      </w:r>
      <w:r w:rsidR="00E808B3" w:rsidRPr="0084756E">
        <w:rPr>
          <w:rFonts w:ascii="Times New Roman" w:hAnsi="Times New Roman" w:cs="Times New Roman"/>
        </w:rPr>
        <w:t xml:space="preserve">generally </w:t>
      </w:r>
      <w:r w:rsidR="00136F47" w:rsidRPr="0084756E">
        <w:rPr>
          <w:rFonts w:ascii="Times New Roman" w:hAnsi="Times New Roman" w:cs="Times New Roman"/>
        </w:rPr>
        <w:t>improve</w:t>
      </w:r>
      <w:r w:rsidR="008328B2" w:rsidRPr="0084756E">
        <w:rPr>
          <w:rFonts w:ascii="Times New Roman" w:hAnsi="Times New Roman" w:cs="Times New Roman"/>
        </w:rPr>
        <w:t>d</w:t>
      </w:r>
      <w:r w:rsidR="00136F47" w:rsidRPr="0084756E">
        <w:rPr>
          <w:rFonts w:ascii="Times New Roman" w:hAnsi="Times New Roman" w:cs="Times New Roman"/>
        </w:rPr>
        <w:t xml:space="preserve"> </w:t>
      </w:r>
      <w:r w:rsidR="00BC0294" w:rsidRPr="0084756E">
        <w:rPr>
          <w:rFonts w:ascii="Times New Roman" w:hAnsi="Times New Roman" w:cs="Times New Roman"/>
        </w:rPr>
        <w:t xml:space="preserve">model </w:t>
      </w:r>
      <w:r w:rsidR="00136F47" w:rsidRPr="0084756E">
        <w:rPr>
          <w:rFonts w:ascii="Times New Roman" w:hAnsi="Times New Roman" w:cs="Times New Roman"/>
        </w:rPr>
        <w:t>accuracy</w:t>
      </w:r>
      <w:r w:rsidR="00E808B3" w:rsidRPr="0084756E">
        <w:rPr>
          <w:rFonts w:ascii="Times New Roman" w:hAnsi="Times New Roman" w:cs="Times New Roman"/>
        </w:rPr>
        <w:t>, especially for those which underestimate rates</w:t>
      </w:r>
      <w:r w:rsidR="00A04DC7" w:rsidRPr="0084756E">
        <w:rPr>
          <w:rFonts w:ascii="Times New Roman" w:hAnsi="Times New Roman" w:cs="Times New Roman"/>
        </w:rPr>
        <w:t xml:space="preserve"> </w:t>
      </w:r>
      <w:r w:rsidR="0059225C" w:rsidRPr="0084756E">
        <w:rPr>
          <w:rFonts w:ascii="Times New Roman" w:hAnsi="Times New Roman" w:cs="Times New Roman"/>
        </w:rPr>
        <w:t>—</w:t>
      </w:r>
      <w:r w:rsidR="00E808B3" w:rsidRPr="0084756E">
        <w:rPr>
          <w:rFonts w:ascii="Times New Roman" w:hAnsi="Times New Roman" w:cs="Times New Roman"/>
        </w:rPr>
        <w:t>those</w:t>
      </w:r>
      <w:r w:rsidR="0059225C" w:rsidRPr="0084756E">
        <w:rPr>
          <w:rFonts w:ascii="Times New Roman" w:hAnsi="Times New Roman" w:cs="Times New Roman"/>
        </w:rPr>
        <w:t xml:space="preserve"> </w:t>
      </w:r>
      <w:r w:rsidR="00E808B3" w:rsidRPr="0084756E">
        <w:rPr>
          <w:rFonts w:ascii="Times New Roman" w:hAnsi="Times New Roman" w:cs="Times New Roman"/>
        </w:rPr>
        <w:t>predicting too late emergences such as Brière-1-2, Lactin-2 and linear degree-day model</w:t>
      </w:r>
      <w:r w:rsidR="000A7AFA" w:rsidRPr="0084756E">
        <w:rPr>
          <w:rFonts w:ascii="Times New Roman" w:hAnsi="Times New Roman" w:cs="Times New Roman"/>
        </w:rPr>
        <w:t xml:space="preserve"> (Fig. 2 B, E, F, G)</w:t>
      </w:r>
      <w:r w:rsidR="00E808B3" w:rsidRPr="0084756E">
        <w:rPr>
          <w:rFonts w:ascii="Times New Roman" w:hAnsi="Times New Roman" w:cs="Times New Roman"/>
        </w:rPr>
        <w:t>.</w:t>
      </w:r>
      <w:r w:rsidR="00A74AB1" w:rsidRPr="0084756E">
        <w:rPr>
          <w:rFonts w:ascii="Times New Roman" w:hAnsi="Times New Roman" w:cs="Times New Roman"/>
        </w:rPr>
        <w:t xml:space="preserve"> In fact, predictions computed with hourly temperatures for the linear model improved those based on daily temperatures by 56.6% (Figure 2F).</w:t>
      </w:r>
      <w:r w:rsidR="00E808B3" w:rsidRPr="0084756E">
        <w:rPr>
          <w:rFonts w:ascii="Times New Roman" w:hAnsi="Times New Roman" w:cs="Times New Roman"/>
        </w:rPr>
        <w:t xml:space="preserve"> In contrast, it had no effect on top-performing model (Gaussian</w:t>
      </w:r>
      <w:r w:rsidR="000A7AFA" w:rsidRPr="0084756E">
        <w:rPr>
          <w:rFonts w:ascii="Times New Roman" w:hAnsi="Times New Roman" w:cs="Times New Roman"/>
        </w:rPr>
        <w:t>, Fig. 2A</w:t>
      </w:r>
      <w:r w:rsidR="00E808B3" w:rsidRPr="0084756E">
        <w:rPr>
          <w:rFonts w:ascii="Times New Roman" w:hAnsi="Times New Roman" w:cs="Times New Roman"/>
        </w:rPr>
        <w:t>) and on TPCs that overpredict emergencies —too early</w:t>
      </w:r>
      <w:r w:rsidR="000A7AFA" w:rsidRPr="0084756E">
        <w:rPr>
          <w:rFonts w:ascii="Times New Roman" w:hAnsi="Times New Roman" w:cs="Times New Roman"/>
        </w:rPr>
        <w:t xml:space="preserve"> (Fig. 2C, H, I)</w:t>
      </w:r>
      <w:r w:rsidR="00E808B3" w:rsidRPr="0084756E">
        <w:rPr>
          <w:rFonts w:ascii="Times New Roman" w:hAnsi="Times New Roman" w:cs="Times New Roman"/>
        </w:rPr>
        <w:t xml:space="preserve">, and </w:t>
      </w:r>
      <w:r w:rsidR="00E808B3" w:rsidRPr="0084756E">
        <w:rPr>
          <w:rFonts w:ascii="Times New Roman" w:hAnsi="Times New Roman" w:cs="Times New Roman"/>
        </w:rPr>
        <w:lastRenderedPageBreak/>
        <w:t>worsened predictions of the worst fitting model —Weibull</w:t>
      </w:r>
      <w:r w:rsidR="000A7AFA" w:rsidRPr="0084756E">
        <w:rPr>
          <w:rFonts w:ascii="Times New Roman" w:hAnsi="Times New Roman" w:cs="Times New Roman"/>
        </w:rPr>
        <w:t xml:space="preserve"> (Fig. 2D)</w:t>
      </w:r>
      <w:r w:rsidR="00E808B3" w:rsidRPr="0084756E">
        <w:rPr>
          <w:rFonts w:ascii="Times New Roman" w:hAnsi="Times New Roman" w:cs="Times New Roman"/>
        </w:rPr>
        <w:t xml:space="preserve">. </w:t>
      </w:r>
      <w:r w:rsidR="000A7AFA" w:rsidRPr="0084756E">
        <w:rPr>
          <w:rFonts w:ascii="Times New Roman" w:hAnsi="Times New Roman" w:cs="Times New Roman"/>
        </w:rPr>
        <w:t>Additionally, modified</w:t>
      </w:r>
      <w:r w:rsidR="00AB36A0" w:rsidRPr="0084756E">
        <w:rPr>
          <w:rFonts w:ascii="Times New Roman" w:hAnsi="Times New Roman" w:cs="Times New Roman"/>
        </w:rPr>
        <w:t xml:space="preserve"> </w:t>
      </w:r>
      <w:r w:rsidR="000A7AFA" w:rsidRPr="0084756E">
        <w:rPr>
          <w:rFonts w:ascii="Times New Roman" w:hAnsi="Times New Roman" w:cs="Times New Roman"/>
        </w:rPr>
        <w:t xml:space="preserve">polynomial (Fig. 1D) was excluded for rate summation due to </w:t>
      </w:r>
      <w:r w:rsidR="006C7A21" w:rsidRPr="0084756E">
        <w:rPr>
          <w:rFonts w:ascii="Times New Roman" w:hAnsi="Times New Roman" w:cs="Times New Roman"/>
        </w:rPr>
        <w:t xml:space="preserve">the </w:t>
      </w:r>
      <w:r w:rsidR="000A7AFA" w:rsidRPr="0084756E">
        <w:rPr>
          <w:rFonts w:ascii="Times New Roman" w:hAnsi="Times New Roman" w:cs="Times New Roman"/>
        </w:rPr>
        <w:t>biologically unrealistic behavior of the curve.</w:t>
      </w:r>
    </w:p>
    <w:p w14:paraId="1F1018F2" w14:textId="57243C7E" w:rsidR="002C69A8" w:rsidRPr="0084756E" w:rsidRDefault="002C69A8" w:rsidP="000A3D8D">
      <w:pPr>
        <w:pStyle w:val="BodyText"/>
        <w:numPr>
          <w:ilvl w:val="0"/>
          <w:numId w:val="3"/>
        </w:numPr>
        <w:spacing w:line="480" w:lineRule="auto"/>
        <w:rPr>
          <w:rFonts w:ascii="Times New Roman" w:hAnsi="Times New Roman" w:cs="Times New Roman"/>
          <w:b/>
          <w:bCs/>
        </w:rPr>
      </w:pPr>
      <w:r w:rsidRPr="0084756E">
        <w:rPr>
          <w:rFonts w:ascii="Times New Roman" w:hAnsi="Times New Roman" w:cs="Times New Roman"/>
          <w:b/>
          <w:bCs/>
          <w:i/>
          <w:iCs/>
        </w:rPr>
        <w:t xml:space="preserve">P. </w:t>
      </w:r>
      <w:proofErr w:type="spellStart"/>
      <w:r w:rsidRPr="0084756E">
        <w:rPr>
          <w:rFonts w:ascii="Times New Roman" w:hAnsi="Times New Roman" w:cs="Times New Roman"/>
          <w:b/>
          <w:bCs/>
          <w:i/>
          <w:iCs/>
        </w:rPr>
        <w:t>rapae</w:t>
      </w:r>
      <w:proofErr w:type="spellEnd"/>
      <w:r w:rsidRPr="0084756E">
        <w:rPr>
          <w:rFonts w:ascii="Times New Roman" w:hAnsi="Times New Roman" w:cs="Times New Roman"/>
          <w:b/>
          <w:bCs/>
          <w:i/>
          <w:iCs/>
        </w:rPr>
        <w:t xml:space="preserve"> </w:t>
      </w:r>
      <w:r w:rsidRPr="0084756E">
        <w:rPr>
          <w:rFonts w:ascii="Times New Roman" w:hAnsi="Times New Roman" w:cs="Times New Roman"/>
          <w:b/>
          <w:bCs/>
        </w:rPr>
        <w:t>voltinism within broccoli growing season</w:t>
      </w:r>
    </w:p>
    <w:p w14:paraId="7DFF5DA5" w14:textId="77777777" w:rsidR="00857214" w:rsidRPr="0084756E" w:rsidRDefault="00857214" w:rsidP="00857214">
      <w:pPr>
        <w:pStyle w:val="BodyText"/>
        <w:spacing w:line="480" w:lineRule="auto"/>
        <w:rPr>
          <w:rFonts w:ascii="Times New Roman" w:hAnsi="Times New Roman" w:cs="Times New Roman"/>
        </w:rPr>
      </w:pPr>
      <w:r w:rsidRPr="0084756E">
        <w:rPr>
          <w:rFonts w:ascii="Times New Roman" w:hAnsi="Times New Roman" w:cs="Times New Roman"/>
        </w:rPr>
        <w:t xml:space="preserve">Focusing on broccoli-only trends, our model predicted a mean harvest day on the 8th of November, i.e., </w:t>
      </w:r>
      <m:oMath>
        <m:r>
          <w:rPr>
            <w:rFonts w:ascii="Cambria Math" w:hAnsi="Cambria Math" w:cs="Times New Roman"/>
          </w:rPr>
          <m:t>da</m:t>
        </m:r>
        <m:sSub>
          <m:sSubPr>
            <m:ctrlPr>
              <w:rPr>
                <w:rFonts w:ascii="Cambria Math" w:hAnsi="Cambria Math" w:cs="Times New Roman"/>
              </w:rPr>
            </m:ctrlPr>
          </m:sSubPr>
          <m:e>
            <m:r>
              <w:rPr>
                <w:rFonts w:ascii="Cambria Math" w:hAnsi="Cambria Math" w:cs="Times New Roman"/>
              </w:rPr>
              <m:t>y</m:t>
            </m:r>
          </m:e>
          <m:sub>
            <m:r>
              <m:rPr>
                <m:nor/>
              </m:rPr>
              <w:rPr>
                <w:rFonts w:ascii="Times New Roman" w:hAnsi="Times New Roman" w:cs="Times New Roman"/>
              </w:rPr>
              <m:t>harvest</m:t>
            </m:r>
          </m:sub>
        </m:sSub>
        <m:r>
          <m:rPr>
            <m:sty m:val="p"/>
          </m:rPr>
          <w:rPr>
            <w:rFonts w:ascii="Cambria Math" w:hAnsi="Cambria Math" w:cs="Times New Roman"/>
          </w:rPr>
          <m:t>=</m:t>
        </m:r>
        <m:r>
          <w:rPr>
            <w:rFonts w:ascii="Cambria Math" w:hAnsi="Cambria Math" w:cs="Times New Roman"/>
          </w:rPr>
          <m:t>84.88</m:t>
        </m:r>
        <m:r>
          <m:rPr>
            <m:sty m:val="p"/>
          </m:rPr>
          <w:rPr>
            <w:rFonts w:ascii="Cambria Math" w:hAnsi="Cambria Math" w:cs="Times New Roman"/>
          </w:rPr>
          <m:t>±</m:t>
        </m:r>
        <m:r>
          <w:rPr>
            <w:rFonts w:ascii="Cambria Math" w:hAnsi="Cambria Math" w:cs="Times New Roman"/>
          </w:rPr>
          <m:t>1.00</m:t>
        </m:r>
      </m:oMath>
      <w:r w:rsidRPr="0084756E">
        <w:rPr>
          <w:rFonts w:ascii="Times New Roman" w:hAnsi="Times New Roman" w:cs="Times New Roman"/>
        </w:rPr>
        <w:t xml:space="preserve"> counted from transplant day at 15</w:t>
      </w:r>
      <w:r w:rsidRPr="0084756E">
        <w:rPr>
          <w:rFonts w:ascii="Times New Roman" w:hAnsi="Times New Roman" w:cs="Times New Roman"/>
          <w:vertAlign w:val="superscript"/>
        </w:rPr>
        <w:t>th</w:t>
      </w:r>
      <w:r w:rsidRPr="0084756E">
        <w:rPr>
          <w:rFonts w:ascii="Times New Roman" w:hAnsi="Times New Roman" w:cs="Times New Roman"/>
        </w:rPr>
        <w:t xml:space="preserve"> August, with latitudinal and elevational variation (note that highest elevations were excluded), as shown in </w:t>
      </w:r>
      <w:hyperlink w:anchor="fig-3_maps">
        <w:r w:rsidRPr="0084756E">
          <w:rPr>
            <w:rStyle w:val="Hyperlink"/>
            <w:rFonts w:ascii="Times New Roman" w:hAnsi="Times New Roman" w:cs="Times New Roman"/>
          </w:rPr>
          <w:t>Figure 3</w:t>
        </w:r>
      </w:hyperlink>
      <w:r w:rsidRPr="0084756E">
        <w:rPr>
          <w:rFonts w:ascii="Times New Roman" w:hAnsi="Times New Roman" w:cs="Times New Roman"/>
        </w:rPr>
        <w:t xml:space="preserve">. Long-term simulations show that the date of harvest of broccoli has advanced by </w:t>
      </w:r>
      <m:oMath>
        <m:r>
          <w:rPr>
            <w:rFonts w:ascii="Cambria Math" w:hAnsi="Cambria Math" w:cs="Times New Roman"/>
          </w:rPr>
          <m:t>0.471 d </m:t>
        </m:r>
        <m:sSup>
          <m:sSupPr>
            <m:ctrlPr>
              <w:rPr>
                <w:rFonts w:ascii="Cambria Math" w:hAnsi="Cambria Math" w:cs="Times New Roman"/>
              </w:rPr>
            </m:ctrlPr>
          </m:sSupPr>
          <m:e>
            <m:r>
              <m:rPr>
                <m:nor/>
              </m:rPr>
              <w:rPr>
                <w:rFonts w:ascii="Times New Roman" w:hAnsi="Times New Roman" w:cs="Times New Roman"/>
              </w:rPr>
              <m:t>decade</m:t>
            </m:r>
          </m:e>
          <m:sup>
            <m:r>
              <m:rPr>
                <m:sty m:val="p"/>
              </m:rPr>
              <w:rPr>
                <w:rFonts w:ascii="Cambria Math" w:hAnsi="Cambria Math" w:cs="Times New Roman"/>
              </w:rPr>
              <m:t>-</m:t>
            </m:r>
            <m:r>
              <w:rPr>
                <w:rFonts w:ascii="Cambria Math" w:hAnsi="Cambria Math" w:cs="Times New Roman"/>
              </w:rPr>
              <m:t>1</m:t>
            </m:r>
          </m:sup>
        </m:sSup>
      </m:oMath>
      <w:r w:rsidRPr="0084756E">
        <w:rPr>
          <w:rFonts w:ascii="Times New Roman" w:hAnsi="Times New Roman" w:cs="Times New Roman"/>
        </w:rPr>
        <w:t>–i.e., approximately half a week during the whole period.</w:t>
      </w:r>
    </w:p>
    <w:p w14:paraId="212E9062" w14:textId="5576C4AC" w:rsidR="00CB5616" w:rsidRPr="0084756E" w:rsidRDefault="007E64E2" w:rsidP="000A3D8D">
      <w:pPr>
        <w:pStyle w:val="BodyText"/>
        <w:spacing w:line="480" w:lineRule="auto"/>
        <w:rPr>
          <w:rFonts w:ascii="Times New Roman" w:hAnsi="Times New Roman" w:cs="Times New Roman"/>
        </w:rPr>
      </w:pPr>
      <w:r w:rsidRPr="0084756E">
        <w:rPr>
          <w:rFonts w:ascii="Times New Roman" w:hAnsi="Times New Roman" w:cs="Times New Roman"/>
        </w:rPr>
        <w:t>M</w:t>
      </w:r>
      <w:r w:rsidR="002C69A8" w:rsidRPr="0084756E">
        <w:rPr>
          <w:rFonts w:ascii="Times New Roman" w:hAnsi="Times New Roman" w:cs="Times New Roman"/>
        </w:rPr>
        <w:t xml:space="preserve">aps of voltinism —i.e., number of complete generations— of </w:t>
      </w:r>
      <w:r w:rsidR="002C69A8" w:rsidRPr="0084756E">
        <w:rPr>
          <w:rFonts w:ascii="Times New Roman" w:hAnsi="Times New Roman" w:cs="Times New Roman"/>
          <w:i/>
          <w:iCs/>
        </w:rPr>
        <w:t xml:space="preserve">Pieris </w:t>
      </w:r>
      <w:proofErr w:type="spellStart"/>
      <w:r w:rsidR="002C69A8" w:rsidRPr="0084756E">
        <w:rPr>
          <w:rFonts w:ascii="Times New Roman" w:hAnsi="Times New Roman" w:cs="Times New Roman"/>
          <w:i/>
          <w:iCs/>
        </w:rPr>
        <w:t>rapae</w:t>
      </w:r>
      <w:proofErr w:type="spellEnd"/>
      <w:r w:rsidR="002C69A8" w:rsidRPr="0084756E">
        <w:rPr>
          <w:rFonts w:ascii="Times New Roman" w:hAnsi="Times New Roman" w:cs="Times New Roman"/>
        </w:rPr>
        <w:t xml:space="preserve"> </w:t>
      </w:r>
      <w:r w:rsidRPr="0084756E">
        <w:rPr>
          <w:rFonts w:ascii="Times New Roman" w:hAnsi="Times New Roman" w:cs="Times New Roman"/>
        </w:rPr>
        <w:t>with</w:t>
      </w:r>
      <w:r w:rsidR="002C69A8" w:rsidRPr="0084756E">
        <w:rPr>
          <w:rFonts w:ascii="Times New Roman" w:hAnsi="Times New Roman" w:cs="Times New Roman"/>
        </w:rPr>
        <w:t xml:space="preserve">in </w:t>
      </w:r>
      <w:r w:rsidRPr="0084756E">
        <w:rPr>
          <w:rFonts w:ascii="Times New Roman" w:hAnsi="Times New Roman" w:cs="Times New Roman"/>
        </w:rPr>
        <w:t xml:space="preserve">the </w:t>
      </w:r>
      <w:r w:rsidR="002C69A8" w:rsidRPr="0084756E">
        <w:rPr>
          <w:rFonts w:ascii="Times New Roman" w:hAnsi="Times New Roman" w:cs="Times New Roman"/>
        </w:rPr>
        <w:t>Spanish major broccoli growing regions, as predicted by linear degree day models</w:t>
      </w:r>
      <w:r w:rsidR="009F0A1A" w:rsidRPr="0084756E">
        <w:rPr>
          <w:rFonts w:ascii="Times New Roman" w:hAnsi="Times New Roman" w:cs="Times New Roman"/>
        </w:rPr>
        <w:t xml:space="preserve"> showed substantial variation both within and across regions</w:t>
      </w:r>
      <w:r w:rsidR="00BF40E4" w:rsidRPr="0084756E">
        <w:rPr>
          <w:rFonts w:ascii="Times New Roman" w:hAnsi="Times New Roman" w:cs="Times New Roman"/>
        </w:rPr>
        <w:t xml:space="preserve"> (Fig. 3)</w:t>
      </w:r>
      <w:r w:rsidR="002C69A8" w:rsidRPr="0084756E">
        <w:rPr>
          <w:rFonts w:ascii="Times New Roman" w:hAnsi="Times New Roman" w:cs="Times New Roman"/>
        </w:rPr>
        <w:t>.</w:t>
      </w:r>
      <w:r w:rsidR="00CB5616" w:rsidRPr="0084756E">
        <w:rPr>
          <w:rFonts w:ascii="Times New Roman" w:hAnsi="Times New Roman" w:cs="Times New Roman"/>
        </w:rPr>
        <w:t xml:space="preserve"> Our projections predict</w:t>
      </w:r>
      <w:r w:rsidR="00C739CE" w:rsidRPr="0084756E">
        <w:rPr>
          <w:rFonts w:ascii="Times New Roman" w:hAnsi="Times New Roman" w:cs="Times New Roman"/>
        </w:rPr>
        <w:t>ed</w:t>
      </w:r>
      <w:r w:rsidR="00CB5616" w:rsidRPr="0084756E">
        <w:rPr>
          <w:rFonts w:ascii="Times New Roman" w:hAnsi="Times New Roman" w:cs="Times New Roman"/>
        </w:rPr>
        <w:t xml:space="preserve"> that </w:t>
      </w:r>
      <w:r w:rsidR="00CB5616" w:rsidRPr="0084756E">
        <w:rPr>
          <w:rFonts w:ascii="Times New Roman" w:hAnsi="Times New Roman" w:cs="Times New Roman"/>
          <w:i/>
          <w:iCs/>
        </w:rPr>
        <w:t xml:space="preserve">P. </w:t>
      </w:r>
      <w:proofErr w:type="spellStart"/>
      <w:r w:rsidR="00CB5616" w:rsidRPr="0084756E">
        <w:rPr>
          <w:rFonts w:ascii="Times New Roman" w:hAnsi="Times New Roman" w:cs="Times New Roman"/>
          <w:i/>
          <w:iCs/>
        </w:rPr>
        <w:t>rapae</w:t>
      </w:r>
      <w:proofErr w:type="spellEnd"/>
      <w:r w:rsidR="00CB5616" w:rsidRPr="0084756E">
        <w:rPr>
          <w:rFonts w:ascii="Times New Roman" w:hAnsi="Times New Roman" w:cs="Times New Roman"/>
        </w:rPr>
        <w:t xml:space="preserve"> voltinism </w:t>
      </w:r>
      <w:r w:rsidR="00C739CE" w:rsidRPr="0084756E">
        <w:rPr>
          <w:rFonts w:ascii="Times New Roman" w:hAnsi="Times New Roman" w:cs="Times New Roman"/>
        </w:rPr>
        <w:t xml:space="preserve">would have </w:t>
      </w:r>
      <w:r w:rsidR="00CB5616" w:rsidRPr="0084756E">
        <w:rPr>
          <w:rFonts w:ascii="Times New Roman" w:hAnsi="Times New Roman" w:cs="Times New Roman"/>
        </w:rPr>
        <w:t xml:space="preserve">increased from a range of 5-9 generations in the past (1966-1975, </w:t>
      </w:r>
      <w:hyperlink w:anchor="fig-3_maps">
        <w:r w:rsidR="00CB5616" w:rsidRPr="0084756E">
          <w:rPr>
            <w:rStyle w:val="Hyperlink"/>
            <w:rFonts w:ascii="Times New Roman" w:hAnsi="Times New Roman" w:cs="Times New Roman"/>
          </w:rPr>
          <w:t>Figure 3</w:t>
        </w:r>
      </w:hyperlink>
      <w:r w:rsidR="00CB5616" w:rsidRPr="0084756E">
        <w:rPr>
          <w:rFonts w:ascii="Times New Roman" w:hAnsi="Times New Roman" w:cs="Times New Roman"/>
        </w:rPr>
        <w:t xml:space="preserve">A) to 6-11 generations in the present (2006-2015, </w:t>
      </w:r>
      <w:hyperlink w:anchor="fig-3_maps">
        <w:r w:rsidR="00CB5616" w:rsidRPr="0084756E">
          <w:rPr>
            <w:rStyle w:val="Hyperlink"/>
            <w:rFonts w:ascii="Times New Roman" w:hAnsi="Times New Roman" w:cs="Times New Roman"/>
          </w:rPr>
          <w:t>Figure 3</w:t>
        </w:r>
      </w:hyperlink>
      <w:r w:rsidR="00CB5616" w:rsidRPr="0084756E">
        <w:rPr>
          <w:rFonts w:ascii="Times New Roman" w:hAnsi="Times New Roman" w:cs="Times New Roman"/>
        </w:rPr>
        <w:t>B). Considering a biologically relevant time window for applied forecasting purposes—i.e., the broccoli growing season—reduced the number of generations (</w:t>
      </w:r>
      <w:hyperlink w:anchor="fig-3_maps">
        <w:r w:rsidR="00CB5616" w:rsidRPr="0084756E">
          <w:rPr>
            <w:rStyle w:val="Hyperlink"/>
            <w:rFonts w:ascii="Times New Roman" w:hAnsi="Times New Roman" w:cs="Times New Roman"/>
          </w:rPr>
          <w:t>Figure 3</w:t>
        </w:r>
      </w:hyperlink>
      <w:r w:rsidR="00CB5616" w:rsidRPr="0084756E">
        <w:rPr>
          <w:rFonts w:ascii="Times New Roman" w:hAnsi="Times New Roman" w:cs="Times New Roman"/>
        </w:rPr>
        <w:t xml:space="preserve">C-D). </w:t>
      </w:r>
      <w:r w:rsidR="00FC5F9B" w:rsidRPr="0084756E">
        <w:rPr>
          <w:rFonts w:ascii="Times New Roman" w:hAnsi="Times New Roman" w:cs="Times New Roman"/>
        </w:rPr>
        <w:t xml:space="preserve">Under </w:t>
      </w:r>
      <w:r w:rsidR="00CB5616" w:rsidRPr="0084756E">
        <w:rPr>
          <w:rFonts w:ascii="Times New Roman" w:hAnsi="Times New Roman" w:cs="Times New Roman"/>
        </w:rPr>
        <w:t xml:space="preserve">this </w:t>
      </w:r>
      <w:r w:rsidR="00A73287" w:rsidRPr="0084756E">
        <w:rPr>
          <w:rFonts w:ascii="Times New Roman" w:hAnsi="Times New Roman" w:cs="Times New Roman"/>
        </w:rPr>
        <w:t>constrained scenario</w:t>
      </w:r>
      <w:r w:rsidR="00CB5616" w:rsidRPr="0084756E">
        <w:rPr>
          <w:rFonts w:ascii="Times New Roman" w:hAnsi="Times New Roman" w:cs="Times New Roman"/>
        </w:rPr>
        <w:t xml:space="preserve">, </w:t>
      </w:r>
      <w:r w:rsidR="00A04DC7" w:rsidRPr="0084756E">
        <w:rPr>
          <w:rFonts w:ascii="Times New Roman" w:hAnsi="Times New Roman" w:cs="Times New Roman"/>
        </w:rPr>
        <w:t>b</w:t>
      </w:r>
      <w:r w:rsidR="00CB5616" w:rsidRPr="0084756E">
        <w:rPr>
          <w:rFonts w:ascii="Times New Roman" w:hAnsi="Times New Roman" w:cs="Times New Roman"/>
        </w:rPr>
        <w:t xml:space="preserve">roccoli crops </w:t>
      </w:r>
      <w:r w:rsidR="00A73287" w:rsidRPr="0084756E">
        <w:rPr>
          <w:rFonts w:ascii="Times New Roman" w:hAnsi="Times New Roman" w:cs="Times New Roman"/>
        </w:rPr>
        <w:t xml:space="preserve">would have </w:t>
      </w:r>
      <w:r w:rsidR="00CB5616" w:rsidRPr="0084756E">
        <w:rPr>
          <w:rFonts w:ascii="Times New Roman" w:hAnsi="Times New Roman" w:cs="Times New Roman"/>
        </w:rPr>
        <w:t xml:space="preserve">faced 2-3 generations of </w:t>
      </w:r>
      <w:r w:rsidR="00CB5616" w:rsidRPr="0084756E">
        <w:rPr>
          <w:rFonts w:ascii="Times New Roman" w:hAnsi="Times New Roman" w:cs="Times New Roman"/>
          <w:i/>
          <w:iCs/>
        </w:rPr>
        <w:t xml:space="preserve">P. </w:t>
      </w:r>
      <w:proofErr w:type="spellStart"/>
      <w:r w:rsidR="00CB5616" w:rsidRPr="0084756E">
        <w:rPr>
          <w:rFonts w:ascii="Times New Roman" w:hAnsi="Times New Roman" w:cs="Times New Roman"/>
          <w:i/>
          <w:iCs/>
        </w:rPr>
        <w:t>rapae</w:t>
      </w:r>
      <w:proofErr w:type="spellEnd"/>
      <w:r w:rsidR="00CB5616" w:rsidRPr="0084756E">
        <w:rPr>
          <w:rFonts w:ascii="Times New Roman" w:hAnsi="Times New Roman" w:cs="Times New Roman"/>
        </w:rPr>
        <w:t xml:space="preserve"> larvae in the past, and up to 3-4 at warmer present conditions, especially in Southeastern Spain, which is the most productive broccoli region in Europe (</w:t>
      </w:r>
      <w:hyperlink w:anchor="fig-3_maps">
        <w:r w:rsidR="00CB5616" w:rsidRPr="0084756E">
          <w:rPr>
            <w:rStyle w:val="Hyperlink"/>
            <w:rFonts w:ascii="Times New Roman" w:hAnsi="Times New Roman" w:cs="Times New Roman"/>
          </w:rPr>
          <w:t>Figure 3</w:t>
        </w:r>
      </w:hyperlink>
      <w:r w:rsidR="00CB5616" w:rsidRPr="0084756E">
        <w:rPr>
          <w:rFonts w:ascii="Times New Roman" w:hAnsi="Times New Roman" w:cs="Times New Roman"/>
        </w:rPr>
        <w:t xml:space="preserve">D). </w:t>
      </w:r>
      <w:r w:rsidR="00DF6B9B" w:rsidRPr="0084756E">
        <w:rPr>
          <w:rFonts w:ascii="Times New Roman" w:hAnsi="Times New Roman" w:cs="Times New Roman"/>
        </w:rPr>
        <w:t>P</w:t>
      </w:r>
      <w:r w:rsidR="00CB5616" w:rsidRPr="0084756E">
        <w:rPr>
          <w:rFonts w:ascii="Times New Roman" w:hAnsi="Times New Roman" w:cs="Times New Roman"/>
        </w:rPr>
        <w:t xml:space="preserve">rojected shifts in voltinism during broccoli growing season as predicted by warming across producing regions —i.e., </w:t>
      </w:r>
      <w:r w:rsidR="00A04DC7" w:rsidRPr="0084756E">
        <w:rPr>
          <w:rFonts w:ascii="Times New Roman" w:hAnsi="Times New Roman" w:cs="Times New Roman"/>
        </w:rPr>
        <w:t>(</w:t>
      </w:r>
      <w:r w:rsidR="003D7CDD" w:rsidRPr="0084756E">
        <w:rPr>
          <w:rFonts w:ascii="Times New Roman" w:hAnsi="Times New Roman" w:cs="Times New Roman"/>
          <w:i/>
          <w:iCs/>
        </w:rPr>
        <w:t>present</w:t>
      </w:r>
      <w:r w:rsidR="003D7CDD" w:rsidRPr="0084756E">
        <w:rPr>
          <w:rFonts w:ascii="Times New Roman" w:hAnsi="Times New Roman" w:cs="Times New Roman"/>
        </w:rPr>
        <w:t xml:space="preserve"> </w:t>
      </w:r>
      <w:r w:rsidR="00A04DC7" w:rsidRPr="0084756E">
        <w:rPr>
          <w:rFonts w:ascii="Times New Roman" w:hAnsi="Times New Roman" w:cs="Times New Roman"/>
          <w:i/>
          <w:iCs/>
        </w:rPr>
        <w:t>–</w:t>
      </w:r>
      <w:r w:rsidR="00CB5616" w:rsidRPr="0084756E">
        <w:rPr>
          <w:rFonts w:ascii="Times New Roman" w:hAnsi="Times New Roman" w:cs="Times New Roman"/>
        </w:rPr>
        <w:t xml:space="preserve"> </w:t>
      </w:r>
      <w:r w:rsidR="003D7CDD" w:rsidRPr="0084756E">
        <w:rPr>
          <w:rFonts w:ascii="Times New Roman" w:hAnsi="Times New Roman" w:cs="Times New Roman"/>
          <w:i/>
          <w:iCs/>
        </w:rPr>
        <w:t>past</w:t>
      </w:r>
      <w:r w:rsidR="00A04DC7" w:rsidRPr="0084756E">
        <w:rPr>
          <w:rFonts w:ascii="Times New Roman" w:hAnsi="Times New Roman" w:cs="Times New Roman"/>
          <w:i/>
          <w:iCs/>
        </w:rPr>
        <w:t>)</w:t>
      </w:r>
      <w:r w:rsidR="00CB5616" w:rsidRPr="0084756E">
        <w:rPr>
          <w:rFonts w:ascii="Times New Roman" w:hAnsi="Times New Roman" w:cs="Times New Roman"/>
        </w:rPr>
        <w:t>—</w:t>
      </w:r>
      <w:r w:rsidR="00A04DC7" w:rsidRPr="0084756E">
        <w:rPr>
          <w:rFonts w:ascii="Times New Roman" w:hAnsi="Times New Roman" w:cs="Times New Roman"/>
        </w:rPr>
        <w:t xml:space="preserve"> </w:t>
      </w:r>
      <w:r w:rsidR="00CB5616" w:rsidRPr="0084756E">
        <w:rPr>
          <w:rFonts w:ascii="Times New Roman" w:hAnsi="Times New Roman" w:cs="Times New Roman"/>
        </w:rPr>
        <w:t>indicat</w:t>
      </w:r>
      <w:r w:rsidR="00E05DE8" w:rsidRPr="0084756E">
        <w:rPr>
          <w:rFonts w:ascii="Times New Roman" w:hAnsi="Times New Roman" w:cs="Times New Roman"/>
        </w:rPr>
        <w:t>e</w:t>
      </w:r>
      <w:r w:rsidR="00CB5616" w:rsidRPr="0084756E">
        <w:rPr>
          <w:rFonts w:ascii="Times New Roman" w:hAnsi="Times New Roman" w:cs="Times New Roman"/>
        </w:rPr>
        <w:t xml:space="preserve"> an increase of consecutive generations on the same crop period at Southeastern orchards and in the Ebro Basin</w:t>
      </w:r>
      <w:r w:rsidR="00E05DE8" w:rsidRPr="0084756E">
        <w:rPr>
          <w:rFonts w:ascii="Times New Roman" w:hAnsi="Times New Roman" w:cs="Times New Roman"/>
        </w:rPr>
        <w:t xml:space="preserve"> (</w:t>
      </w:r>
      <w:hyperlink w:anchor="fig-3_maps">
        <w:r w:rsidR="00E05DE8" w:rsidRPr="0084756E">
          <w:rPr>
            <w:rStyle w:val="Hyperlink"/>
            <w:rFonts w:ascii="Times New Roman" w:hAnsi="Times New Roman" w:cs="Times New Roman"/>
          </w:rPr>
          <w:t>Figure 3</w:t>
        </w:r>
      </w:hyperlink>
      <w:r w:rsidR="00E05DE8" w:rsidRPr="0084756E">
        <w:rPr>
          <w:rFonts w:ascii="Times New Roman" w:hAnsi="Times New Roman" w:cs="Times New Roman"/>
        </w:rPr>
        <w:t>E)</w:t>
      </w:r>
      <w:r w:rsidR="00CB5616" w:rsidRPr="0084756E">
        <w:rPr>
          <w:rFonts w:ascii="Times New Roman" w:hAnsi="Times New Roman" w:cs="Times New Roman"/>
        </w:rPr>
        <w:t xml:space="preserve">. </w:t>
      </w:r>
      <w:r w:rsidR="00F23A96" w:rsidRPr="0084756E">
        <w:rPr>
          <w:rFonts w:ascii="Times New Roman" w:hAnsi="Times New Roman" w:cs="Times New Roman"/>
        </w:rPr>
        <w:t xml:space="preserve">We found consistent results when </w:t>
      </w:r>
      <w:r w:rsidR="00CB5616" w:rsidRPr="0084756E">
        <w:rPr>
          <w:rFonts w:ascii="Times New Roman" w:hAnsi="Times New Roman" w:cs="Times New Roman"/>
        </w:rPr>
        <w:t>voltinism shift</w:t>
      </w:r>
      <w:r w:rsidR="00F23A96" w:rsidRPr="0084756E">
        <w:rPr>
          <w:rFonts w:ascii="Times New Roman" w:hAnsi="Times New Roman" w:cs="Times New Roman"/>
        </w:rPr>
        <w:t>s were computed</w:t>
      </w:r>
      <w:r w:rsidR="00CB5616" w:rsidRPr="0084756E">
        <w:rPr>
          <w:rFonts w:ascii="Times New Roman" w:hAnsi="Times New Roman" w:cs="Times New Roman"/>
        </w:rPr>
        <w:t xml:space="preserve"> </w:t>
      </w:r>
      <w:r w:rsidR="002F52D3" w:rsidRPr="0084756E">
        <w:rPr>
          <w:rFonts w:ascii="Times New Roman" w:hAnsi="Times New Roman" w:cs="Times New Roman"/>
        </w:rPr>
        <w:lastRenderedPageBreak/>
        <w:t xml:space="preserve">across </w:t>
      </w:r>
      <w:r w:rsidR="00CB5616" w:rsidRPr="0084756E">
        <w:rPr>
          <w:rFonts w:ascii="Times New Roman" w:hAnsi="Times New Roman" w:cs="Times New Roman"/>
        </w:rPr>
        <w:t xml:space="preserve">the entire year rather than </w:t>
      </w:r>
      <w:r w:rsidR="002F52D3" w:rsidRPr="0084756E">
        <w:rPr>
          <w:rFonts w:ascii="Times New Roman" w:hAnsi="Times New Roman" w:cs="Times New Roman"/>
        </w:rPr>
        <w:t xml:space="preserve">restricted to the </w:t>
      </w:r>
      <w:r w:rsidR="00CB5616" w:rsidRPr="0084756E">
        <w:rPr>
          <w:rFonts w:ascii="Times New Roman" w:hAnsi="Times New Roman" w:cs="Times New Roman"/>
        </w:rPr>
        <w:t xml:space="preserve">broccoli </w:t>
      </w:r>
      <w:r w:rsidR="002F52D3" w:rsidRPr="0084756E">
        <w:rPr>
          <w:rFonts w:ascii="Times New Roman" w:hAnsi="Times New Roman" w:cs="Times New Roman"/>
        </w:rPr>
        <w:t xml:space="preserve">growing </w:t>
      </w:r>
      <w:r w:rsidR="00CB5616" w:rsidRPr="0084756E">
        <w:rPr>
          <w:rFonts w:ascii="Times New Roman" w:hAnsi="Times New Roman" w:cs="Times New Roman"/>
        </w:rPr>
        <w:t xml:space="preserve">season </w:t>
      </w:r>
      <w:r w:rsidR="002F52D3" w:rsidRPr="0084756E">
        <w:rPr>
          <w:rFonts w:ascii="Times New Roman" w:hAnsi="Times New Roman" w:cs="Times New Roman"/>
        </w:rPr>
        <w:t xml:space="preserve">(see </w:t>
      </w:r>
      <w:r w:rsidR="00CB5616" w:rsidRPr="0084756E">
        <w:rPr>
          <w:rFonts w:ascii="Times New Roman" w:hAnsi="Times New Roman" w:cs="Times New Roman"/>
        </w:rPr>
        <w:t>Fig</w:t>
      </w:r>
      <w:r w:rsidR="002F52D3" w:rsidRPr="0084756E">
        <w:rPr>
          <w:rFonts w:ascii="Times New Roman" w:hAnsi="Times New Roman" w:cs="Times New Roman"/>
        </w:rPr>
        <w:t>.</w:t>
      </w:r>
      <w:r w:rsidR="00CB5616" w:rsidRPr="0084756E">
        <w:rPr>
          <w:rFonts w:ascii="Times New Roman" w:hAnsi="Times New Roman" w:cs="Times New Roman"/>
        </w:rPr>
        <w:t xml:space="preserve"> S2 </w:t>
      </w:r>
      <w:r w:rsidR="002F52D3" w:rsidRPr="0084756E">
        <w:rPr>
          <w:rFonts w:ascii="Times New Roman" w:hAnsi="Times New Roman" w:cs="Times New Roman"/>
        </w:rPr>
        <w:t xml:space="preserve">in </w:t>
      </w:r>
      <w:r w:rsidR="00CB5616" w:rsidRPr="0084756E">
        <w:rPr>
          <w:rFonts w:ascii="Times New Roman" w:hAnsi="Times New Roman" w:cs="Times New Roman"/>
        </w:rPr>
        <w:t>Supplementary Information</w:t>
      </w:r>
      <w:r w:rsidR="002F52D3" w:rsidRPr="0084756E">
        <w:rPr>
          <w:rFonts w:ascii="Times New Roman" w:hAnsi="Times New Roman" w:cs="Times New Roman"/>
        </w:rPr>
        <w:t>)</w:t>
      </w:r>
      <w:r w:rsidR="00CB5616" w:rsidRPr="0084756E">
        <w:rPr>
          <w:rFonts w:ascii="Times New Roman" w:hAnsi="Times New Roman" w:cs="Times New Roman"/>
        </w:rPr>
        <w:t xml:space="preserve">. </w:t>
      </w:r>
    </w:p>
    <w:p w14:paraId="1FC8608F" w14:textId="116C5858" w:rsidR="0099685B" w:rsidRPr="0084756E" w:rsidRDefault="00CD37C0" w:rsidP="000A3D8D">
      <w:pPr>
        <w:pStyle w:val="Heading2"/>
        <w:spacing w:line="480" w:lineRule="auto"/>
        <w:rPr>
          <w:rFonts w:ascii="Times New Roman" w:hAnsi="Times New Roman" w:cs="Times New Roman"/>
        </w:rPr>
      </w:pPr>
      <w:r w:rsidRPr="0084756E">
        <w:rPr>
          <w:rFonts w:ascii="Times New Roman" w:hAnsi="Times New Roman" w:cs="Times New Roman"/>
        </w:rPr>
        <w:t>Discussion:</w:t>
      </w:r>
    </w:p>
    <w:p w14:paraId="11C819F4" w14:textId="59684C07" w:rsidR="006004BC" w:rsidRPr="0084756E" w:rsidRDefault="006004BC" w:rsidP="000A3D8D">
      <w:pPr>
        <w:spacing w:line="480" w:lineRule="auto"/>
        <w:rPr>
          <w:rFonts w:ascii="Times New Roman" w:hAnsi="Times New Roman" w:cs="Times New Roman"/>
        </w:rPr>
      </w:pPr>
      <w:r w:rsidRPr="0084756E">
        <w:rPr>
          <w:rFonts w:ascii="Times New Roman" w:hAnsi="Times New Roman" w:cs="Times New Roman"/>
        </w:rPr>
        <w:t xml:space="preserve">Our findings confirm that using nonlinear development models improves the accuracy of phenological predictions. This is likely to occur in natural conditions because linear degree-day models </w:t>
      </w:r>
      <w:r w:rsidR="00863D0A" w:rsidRPr="0084756E">
        <w:rPr>
          <w:rFonts w:ascii="Times New Roman" w:hAnsi="Times New Roman" w:cs="Times New Roman"/>
        </w:rPr>
        <w:t>overestimate</w:t>
      </w:r>
      <w:r w:rsidRPr="0084756E">
        <w:rPr>
          <w:rFonts w:ascii="Times New Roman" w:hAnsi="Times New Roman" w:cs="Times New Roman"/>
        </w:rPr>
        <w:t xml:space="preserve"> lower developmental threshold (LDT) </w:t>
      </w:r>
      <w:r w:rsidR="001402F1" w:rsidRPr="0084756E">
        <w:rPr>
          <w:rFonts w:ascii="Times New Roman" w:hAnsi="Times New Roman" w:cs="Times New Roman"/>
        </w:rPr>
        <w:t xml:space="preserve">values </w:t>
      </w:r>
      <w:r w:rsidRPr="0084756E">
        <w:rPr>
          <w:rFonts w:ascii="Times New Roman" w:hAnsi="Times New Roman" w:cs="Times New Roman"/>
        </w:rPr>
        <w:t>compared to the TPC-calculated critical thermal minimum —</w:t>
      </w:r>
      <w:proofErr w:type="spellStart"/>
      <w:r w:rsidRPr="0084756E">
        <w:rPr>
          <w:rFonts w:ascii="Times New Roman" w:hAnsi="Times New Roman" w:cs="Times New Roman"/>
        </w:rPr>
        <w:t>CT</w:t>
      </w:r>
      <w:r w:rsidR="00AB36A0" w:rsidRPr="0084756E">
        <w:rPr>
          <w:rFonts w:ascii="Times New Roman" w:hAnsi="Times New Roman" w:cs="Times New Roman"/>
          <w:vertAlign w:val="subscript"/>
        </w:rPr>
        <w:t>min</w:t>
      </w:r>
      <w:proofErr w:type="spellEnd"/>
      <w:r w:rsidRPr="0084756E">
        <w:rPr>
          <w:rFonts w:ascii="Times New Roman" w:hAnsi="Times New Roman" w:cs="Times New Roman"/>
        </w:rPr>
        <w:t xml:space="preserve">, i.e., the x-intercept of the thermal performance curve cold end (Schmalensee et al. 2021). </w:t>
      </w:r>
      <w:r w:rsidR="00103D92" w:rsidRPr="0084756E">
        <w:rPr>
          <w:rFonts w:ascii="Times New Roman" w:hAnsi="Times New Roman" w:cs="Times New Roman"/>
        </w:rPr>
        <w:t>These overall patterns agree with previous findings in Khelifa et al. (2019)</w:t>
      </w:r>
      <w:r w:rsidR="00717F15" w:rsidRPr="0084756E">
        <w:rPr>
          <w:rFonts w:ascii="Times New Roman" w:hAnsi="Times New Roman" w:cs="Times New Roman"/>
        </w:rPr>
        <w:t xml:space="preserve"> encountered</w:t>
      </w:r>
      <w:r w:rsidR="00103D92" w:rsidRPr="0084756E">
        <w:rPr>
          <w:rFonts w:ascii="Times New Roman" w:hAnsi="Times New Roman" w:cs="Times New Roman"/>
        </w:rPr>
        <w:t xml:space="preserve"> at finer spatial and temporal scales, who pointed out the difficulty of lab-parameterized TPCs to translate into field data when temperatures fall at the cold-end of the TPC. </w:t>
      </w:r>
    </w:p>
    <w:p w14:paraId="1887BFED" w14:textId="5F4331ED" w:rsidR="00103D92" w:rsidRPr="0084756E" w:rsidRDefault="00AB36A0" w:rsidP="000A3D8D">
      <w:pPr>
        <w:spacing w:line="480" w:lineRule="auto"/>
        <w:rPr>
          <w:rFonts w:ascii="Times New Roman" w:hAnsi="Times New Roman" w:cs="Times New Roman"/>
        </w:rPr>
      </w:pPr>
      <w:r w:rsidRPr="0084756E">
        <w:rPr>
          <w:rFonts w:ascii="Times New Roman" w:hAnsi="Times New Roman" w:cs="Times New Roman"/>
        </w:rPr>
        <w:t>Our</w:t>
      </w:r>
      <w:r w:rsidR="00103D92" w:rsidRPr="0084756E">
        <w:rPr>
          <w:rFonts w:ascii="Times New Roman" w:hAnsi="Times New Roman" w:cs="Times New Roman"/>
        </w:rPr>
        <w:t xml:space="preserve"> results </w:t>
      </w:r>
      <w:r w:rsidRPr="0084756E">
        <w:rPr>
          <w:rFonts w:ascii="Times New Roman" w:hAnsi="Times New Roman" w:cs="Times New Roman"/>
        </w:rPr>
        <w:t xml:space="preserve">also </w:t>
      </w:r>
      <w:r w:rsidR="00103D92" w:rsidRPr="0084756E">
        <w:rPr>
          <w:rFonts w:ascii="Times New Roman" w:hAnsi="Times New Roman" w:cs="Times New Roman"/>
        </w:rPr>
        <w:t xml:space="preserve">show that model selection following AIC identifies top-candidate models for predicting field emergence of first flights, </w:t>
      </w:r>
      <w:r w:rsidR="00111838" w:rsidRPr="0084756E">
        <w:rPr>
          <w:rFonts w:ascii="Times New Roman" w:hAnsi="Times New Roman" w:cs="Times New Roman"/>
        </w:rPr>
        <w:t xml:space="preserve">with </w:t>
      </w:r>
      <w:r w:rsidR="00103D92" w:rsidRPr="0084756E">
        <w:rPr>
          <w:rFonts w:ascii="Times New Roman" w:hAnsi="Times New Roman" w:cs="Times New Roman"/>
        </w:rPr>
        <w:t xml:space="preserve">limitations. The best performing model based on AIC </w:t>
      </w:r>
      <w:r w:rsidR="001C1599" w:rsidRPr="0084756E">
        <w:rPr>
          <w:rFonts w:ascii="Times New Roman" w:hAnsi="Times New Roman" w:cs="Times New Roman"/>
        </w:rPr>
        <w:t xml:space="preserve">is </w:t>
      </w:r>
      <w:r w:rsidR="00103D92" w:rsidRPr="0084756E">
        <w:rPr>
          <w:rFonts w:ascii="Times New Roman" w:hAnsi="Times New Roman" w:cs="Times New Roman"/>
        </w:rPr>
        <w:t xml:space="preserve">the most precise at predicting first adult emergences (Fig. 2A). This pattern remains similar for other models (Figure 1C, E; Figure 2 B, C). However, exceptions reveal the limitations of using only statistical criteria for model selection rather than a combination of both statistics and ecological knowledge; the most evident is the modified polynomial, which shows a completely unrealistic behavior outside the central range of temperature. Similarly, </w:t>
      </w:r>
      <w:r w:rsidR="00194C72" w:rsidRPr="0084756E">
        <w:rPr>
          <w:rFonts w:ascii="Times New Roman" w:hAnsi="Times New Roman" w:cs="Times New Roman"/>
        </w:rPr>
        <w:t xml:space="preserve">the </w:t>
      </w:r>
      <w:r w:rsidR="00103D92" w:rsidRPr="0084756E">
        <w:rPr>
          <w:rFonts w:ascii="Times New Roman" w:hAnsi="Times New Roman" w:cs="Times New Roman"/>
        </w:rPr>
        <w:t xml:space="preserve">Gaussian model might no longer be accurate for phenological predictions for subsequent generations, as its TPC warm-end </w:t>
      </w:r>
      <w:r w:rsidR="00F41A27" w:rsidRPr="0084756E">
        <w:rPr>
          <w:rFonts w:ascii="Times New Roman" w:hAnsi="Times New Roman" w:cs="Times New Roman"/>
        </w:rPr>
        <w:t>lacks</w:t>
      </w:r>
      <w:r w:rsidR="00103D92" w:rsidRPr="0084756E">
        <w:rPr>
          <w:rFonts w:ascii="Times New Roman" w:hAnsi="Times New Roman" w:cs="Times New Roman"/>
        </w:rPr>
        <w:t xml:space="preserve"> </w:t>
      </w:r>
      <w:r w:rsidR="00C97DF0" w:rsidRPr="0084756E">
        <w:rPr>
          <w:rFonts w:ascii="Times New Roman" w:hAnsi="Times New Roman" w:cs="Times New Roman"/>
        </w:rPr>
        <w:t xml:space="preserve">the </w:t>
      </w:r>
      <w:r w:rsidR="00103D92" w:rsidRPr="0084756E">
        <w:rPr>
          <w:rFonts w:ascii="Times New Roman" w:hAnsi="Times New Roman" w:cs="Times New Roman"/>
        </w:rPr>
        <w:t xml:space="preserve">typical left-skewness of development rate curves (Sinclair et al. 2012, </w:t>
      </w:r>
      <w:proofErr w:type="spellStart"/>
      <w:r w:rsidR="00103D92" w:rsidRPr="0084756E">
        <w:rPr>
          <w:rFonts w:ascii="Times New Roman" w:hAnsi="Times New Roman" w:cs="Times New Roman"/>
        </w:rPr>
        <w:t>Amarasekare</w:t>
      </w:r>
      <w:proofErr w:type="spellEnd"/>
      <w:r w:rsidR="00103D92" w:rsidRPr="0084756E">
        <w:rPr>
          <w:rFonts w:ascii="Times New Roman" w:hAnsi="Times New Roman" w:cs="Times New Roman"/>
        </w:rPr>
        <w:t xml:space="preserve"> </w:t>
      </w:r>
      <w:r w:rsidR="00BB1DAF">
        <w:rPr>
          <w:rFonts w:ascii="Times New Roman" w:hAnsi="Times New Roman" w:cs="Times New Roman"/>
        </w:rPr>
        <w:t>and Savage</w:t>
      </w:r>
      <w:r w:rsidR="00103D92" w:rsidRPr="0084756E">
        <w:rPr>
          <w:rFonts w:ascii="Times New Roman" w:hAnsi="Times New Roman" w:cs="Times New Roman"/>
        </w:rPr>
        <w:t xml:space="preserve"> 2012), which m</w:t>
      </w:r>
      <w:r w:rsidR="00F41A27" w:rsidRPr="0084756E">
        <w:rPr>
          <w:rFonts w:ascii="Times New Roman" w:hAnsi="Times New Roman" w:cs="Times New Roman"/>
        </w:rPr>
        <w:t xml:space="preserve">ay overestimate development rates at high temperatures in summer. More subtly, </w:t>
      </w:r>
      <w:proofErr w:type="spellStart"/>
      <w:r w:rsidR="00F41A27" w:rsidRPr="0084756E">
        <w:rPr>
          <w:rFonts w:ascii="Times New Roman" w:hAnsi="Times New Roman" w:cs="Times New Roman"/>
        </w:rPr>
        <w:t>Brière</w:t>
      </w:r>
      <w:proofErr w:type="spellEnd"/>
      <w:r w:rsidR="00F41A27" w:rsidRPr="0084756E">
        <w:rPr>
          <w:rFonts w:ascii="Times New Roman" w:hAnsi="Times New Roman" w:cs="Times New Roman"/>
        </w:rPr>
        <w:t xml:space="preserve">-family and Lactin-1 performed worse than expected by their </w:t>
      </w:r>
      <w:r w:rsidR="00F41A27" w:rsidRPr="0084756E">
        <w:rPr>
          <w:rFonts w:ascii="Times New Roman" w:hAnsi="Times New Roman" w:cs="Times New Roman"/>
        </w:rPr>
        <w:lastRenderedPageBreak/>
        <w:t xml:space="preserve">AIC scores (Figure 2E, G, H), likely because their convexity near the </w:t>
      </w:r>
      <w:proofErr w:type="spellStart"/>
      <w:r w:rsidR="006C18CB" w:rsidRPr="0084756E">
        <w:rPr>
          <w:rFonts w:ascii="Times New Roman" w:hAnsi="Times New Roman" w:cs="Times New Roman"/>
        </w:rPr>
        <w:t>CT</w:t>
      </w:r>
      <w:r w:rsidR="006C18CB" w:rsidRPr="0084756E">
        <w:rPr>
          <w:rFonts w:ascii="Times New Roman" w:hAnsi="Times New Roman" w:cs="Times New Roman"/>
          <w:vertAlign w:val="subscript"/>
        </w:rPr>
        <w:t>min</w:t>
      </w:r>
      <w:proofErr w:type="spellEnd"/>
      <w:r w:rsidR="006C18CB" w:rsidRPr="0084756E">
        <w:rPr>
          <w:rFonts w:ascii="Times New Roman" w:hAnsi="Times New Roman" w:cs="Times New Roman"/>
        </w:rPr>
        <w:t xml:space="preserve"> </w:t>
      </w:r>
      <w:r w:rsidR="00F41A27" w:rsidRPr="0084756E">
        <w:rPr>
          <w:rFonts w:ascii="Times New Roman" w:hAnsi="Times New Roman" w:cs="Times New Roman"/>
        </w:rPr>
        <w:t>may be ecologically unrealistic</w:t>
      </w:r>
      <w:r w:rsidR="006C18CB" w:rsidRPr="0084756E">
        <w:rPr>
          <w:rFonts w:ascii="Times New Roman" w:hAnsi="Times New Roman" w:cs="Times New Roman"/>
        </w:rPr>
        <w:t xml:space="preserve"> as it underestimates rates at the cold-end. By contrast, excessively unrealistic convex development models at the cold end of the TPC such as Lactin-1 and Rezende (Fig1 G, H) may strongly overestimate the development rate of </w:t>
      </w:r>
      <w:r w:rsidR="006C18CB" w:rsidRPr="0084756E">
        <w:rPr>
          <w:rFonts w:ascii="Times New Roman" w:hAnsi="Times New Roman" w:cs="Times New Roman"/>
          <w:i/>
          <w:iCs/>
        </w:rPr>
        <w:t xml:space="preserve">P. </w:t>
      </w:r>
      <w:proofErr w:type="spellStart"/>
      <w:r w:rsidR="006C18CB" w:rsidRPr="0084756E">
        <w:rPr>
          <w:rFonts w:ascii="Times New Roman" w:hAnsi="Times New Roman" w:cs="Times New Roman"/>
          <w:i/>
          <w:iCs/>
        </w:rPr>
        <w:t>rapae</w:t>
      </w:r>
      <w:proofErr w:type="spellEnd"/>
      <w:r w:rsidR="006C18CB" w:rsidRPr="0084756E">
        <w:rPr>
          <w:rFonts w:ascii="Times New Roman" w:hAnsi="Times New Roman" w:cs="Times New Roman"/>
        </w:rPr>
        <w:t xml:space="preserve"> when predicting the seasonal emergence (Figure 2H, I).</w:t>
      </w:r>
      <w:r w:rsidR="00F41A27" w:rsidRPr="0084756E">
        <w:rPr>
          <w:rFonts w:ascii="Times New Roman" w:hAnsi="Times New Roman" w:cs="Times New Roman"/>
        </w:rPr>
        <w:t xml:space="preserve"> Besides, models with a more physiological foundation (SSI</w:t>
      </w:r>
      <w:r w:rsidR="00FD2C44" w:rsidRPr="0084756E">
        <w:rPr>
          <w:rFonts w:ascii="Times New Roman" w:hAnsi="Times New Roman" w:cs="Times New Roman"/>
        </w:rPr>
        <w:t>-low</w:t>
      </w:r>
      <w:r w:rsidR="00F41A27" w:rsidRPr="0084756E">
        <w:rPr>
          <w:rFonts w:ascii="Times New Roman" w:hAnsi="Times New Roman" w:cs="Times New Roman"/>
        </w:rPr>
        <w:t>) or specifically formulated for population growth rates (Rezende</w:t>
      </w:r>
      <w:r w:rsidR="00FD2C44" w:rsidRPr="0084756E">
        <w:rPr>
          <w:rFonts w:ascii="Times New Roman" w:hAnsi="Times New Roman" w:cs="Times New Roman"/>
        </w:rPr>
        <w:t>; see Table S1 in Supplementary Information</w:t>
      </w:r>
      <w:r w:rsidR="00F41A27" w:rsidRPr="0084756E">
        <w:rPr>
          <w:rFonts w:ascii="Times New Roman" w:hAnsi="Times New Roman" w:cs="Times New Roman"/>
        </w:rPr>
        <w:t xml:space="preserve">), might not </w:t>
      </w:r>
      <w:r w:rsidR="00717F15" w:rsidRPr="0084756E">
        <w:rPr>
          <w:rFonts w:ascii="Times New Roman" w:hAnsi="Times New Roman" w:cs="Times New Roman"/>
        </w:rPr>
        <w:t>realistically represent</w:t>
      </w:r>
      <w:r w:rsidR="00F41A27" w:rsidRPr="0084756E">
        <w:rPr>
          <w:rFonts w:ascii="Times New Roman" w:hAnsi="Times New Roman" w:cs="Times New Roman"/>
        </w:rPr>
        <w:t xml:space="preserve"> organism-level responses to temperature such as development</w:t>
      </w:r>
      <w:r w:rsidR="00061B6F" w:rsidRPr="0084756E">
        <w:rPr>
          <w:rFonts w:ascii="Times New Roman" w:hAnsi="Times New Roman" w:cs="Times New Roman"/>
        </w:rPr>
        <w:t xml:space="preserve">. </w:t>
      </w:r>
      <w:r w:rsidR="0091141E" w:rsidRPr="0084756E">
        <w:rPr>
          <w:rFonts w:ascii="Times New Roman" w:hAnsi="Times New Roman" w:cs="Times New Roman"/>
        </w:rPr>
        <w:t xml:space="preserve">Our results confirm </w:t>
      </w:r>
      <w:r w:rsidR="00CC7EF9" w:rsidRPr="0084756E">
        <w:rPr>
          <w:rFonts w:ascii="Times New Roman" w:hAnsi="Times New Roman" w:cs="Times New Roman"/>
        </w:rPr>
        <w:t xml:space="preserve">that </w:t>
      </w:r>
      <w:r w:rsidR="0091141E" w:rsidRPr="0084756E">
        <w:rPr>
          <w:rFonts w:ascii="Times New Roman" w:hAnsi="Times New Roman" w:cs="Times New Roman"/>
        </w:rPr>
        <w:t xml:space="preserve">these </w:t>
      </w:r>
      <w:r w:rsidR="00CC7EF9" w:rsidRPr="0084756E">
        <w:rPr>
          <w:rFonts w:ascii="Times New Roman" w:hAnsi="Times New Roman" w:cs="Times New Roman"/>
        </w:rPr>
        <w:t>models differ from other TPCs</w:t>
      </w:r>
      <w:r w:rsidR="00DA6961" w:rsidRPr="0084756E">
        <w:rPr>
          <w:rFonts w:ascii="Times New Roman" w:hAnsi="Times New Roman" w:cs="Times New Roman"/>
        </w:rPr>
        <w:t xml:space="preserve"> designed to describe development rates</w:t>
      </w:r>
      <w:r w:rsidR="0091141E" w:rsidRPr="0084756E">
        <w:rPr>
          <w:rFonts w:ascii="Times New Roman" w:hAnsi="Times New Roman" w:cs="Times New Roman"/>
        </w:rPr>
        <w:t xml:space="preserve">, showing consistent overestimation of development rates with too early emergence predictions (Figure 2C, I). </w:t>
      </w:r>
      <w:r w:rsidR="00A74AB1" w:rsidRPr="0084756E">
        <w:rPr>
          <w:rFonts w:ascii="Times New Roman" w:hAnsi="Times New Roman" w:cs="Times New Roman"/>
        </w:rPr>
        <w:t>These findings emphasize the relevance of selecting ecologically realistic models and, more importantly, they highlight the need to validate these lab-parameterized model predictions with observational data</w:t>
      </w:r>
      <w:r w:rsidR="006C18CB" w:rsidRPr="0084756E">
        <w:rPr>
          <w:rFonts w:ascii="Times New Roman" w:hAnsi="Times New Roman" w:cs="Times New Roman"/>
        </w:rPr>
        <w:t xml:space="preserve"> at the forecasting targeted scales</w:t>
      </w:r>
      <w:r w:rsidR="00A74AB1" w:rsidRPr="0084756E">
        <w:rPr>
          <w:rFonts w:ascii="Times New Roman" w:hAnsi="Times New Roman" w:cs="Times New Roman"/>
        </w:rPr>
        <w:t>.</w:t>
      </w:r>
    </w:p>
    <w:p w14:paraId="65BE5A54" w14:textId="6C694A1F" w:rsidR="006004BC" w:rsidRPr="0084756E" w:rsidRDefault="00A74AB1" w:rsidP="000A3D8D">
      <w:pPr>
        <w:spacing w:line="480" w:lineRule="auto"/>
        <w:rPr>
          <w:rFonts w:ascii="Times New Roman" w:hAnsi="Times New Roman" w:cs="Times New Roman"/>
        </w:rPr>
      </w:pPr>
      <w:r w:rsidRPr="0084756E">
        <w:rPr>
          <w:rFonts w:ascii="Times New Roman" w:hAnsi="Times New Roman" w:cs="Times New Roman"/>
        </w:rPr>
        <w:t>Third, incorporating realism by increasing the temporal resolution of input temperatures from daily to hourly consistently improves model predictions</w:t>
      </w:r>
      <w:r w:rsidR="002166DD" w:rsidRPr="0084756E">
        <w:rPr>
          <w:rFonts w:ascii="Times New Roman" w:hAnsi="Times New Roman" w:cs="Times New Roman"/>
        </w:rPr>
        <w:t xml:space="preserve"> for suboptimal models. This may likely occur </w:t>
      </w:r>
      <w:r w:rsidR="00EA0F59" w:rsidRPr="0084756E">
        <w:rPr>
          <w:rFonts w:ascii="Times New Roman" w:hAnsi="Times New Roman" w:cs="Times New Roman"/>
        </w:rPr>
        <w:t xml:space="preserve">because </w:t>
      </w:r>
      <w:r w:rsidR="002166DD" w:rsidRPr="0084756E">
        <w:rPr>
          <w:rFonts w:ascii="Times New Roman" w:hAnsi="Times New Roman" w:cs="Times New Roman"/>
        </w:rPr>
        <w:t xml:space="preserve">temporal downscaling </w:t>
      </w:r>
      <w:r w:rsidR="00053302" w:rsidRPr="0084756E">
        <w:rPr>
          <w:rFonts w:ascii="Times New Roman" w:hAnsi="Times New Roman" w:cs="Times New Roman"/>
        </w:rPr>
        <w:t xml:space="preserve">may </w:t>
      </w:r>
      <w:r w:rsidR="002166DD" w:rsidRPr="0084756E">
        <w:rPr>
          <w:rFonts w:ascii="Times New Roman" w:hAnsi="Times New Roman" w:cs="Times New Roman"/>
        </w:rPr>
        <w:t xml:space="preserve">correct </w:t>
      </w:r>
      <w:r w:rsidR="00053302" w:rsidRPr="0084756E">
        <w:rPr>
          <w:rFonts w:ascii="Times New Roman" w:hAnsi="Times New Roman" w:cs="Times New Roman"/>
        </w:rPr>
        <w:t xml:space="preserve">the </w:t>
      </w:r>
      <w:r w:rsidR="002166DD" w:rsidRPr="0084756E">
        <w:rPr>
          <w:rFonts w:ascii="Times New Roman" w:hAnsi="Times New Roman" w:cs="Times New Roman"/>
        </w:rPr>
        <w:t xml:space="preserve">underestimation of development rates at the TPC </w:t>
      </w:r>
      <w:proofErr w:type="gramStart"/>
      <w:r w:rsidR="00AB36A0" w:rsidRPr="0084756E">
        <w:rPr>
          <w:rFonts w:ascii="Times New Roman" w:hAnsi="Times New Roman" w:cs="Times New Roman"/>
        </w:rPr>
        <w:t>cold</w:t>
      </w:r>
      <w:r w:rsidR="00610505" w:rsidRPr="0084756E">
        <w:rPr>
          <w:rFonts w:ascii="Times New Roman" w:hAnsi="Times New Roman" w:cs="Times New Roman"/>
        </w:rPr>
        <w:t>-</w:t>
      </w:r>
      <w:r w:rsidR="00AB36A0" w:rsidRPr="0084756E">
        <w:rPr>
          <w:rFonts w:ascii="Times New Roman" w:hAnsi="Times New Roman" w:cs="Times New Roman"/>
        </w:rPr>
        <w:t>end</w:t>
      </w:r>
      <w:proofErr w:type="gramEnd"/>
      <w:r w:rsidR="00717F15" w:rsidRPr="0084756E">
        <w:rPr>
          <w:rFonts w:ascii="Times New Roman" w:hAnsi="Times New Roman" w:cs="Times New Roman"/>
        </w:rPr>
        <w:t>. F</w:t>
      </w:r>
      <w:r w:rsidR="00B36359" w:rsidRPr="0084756E">
        <w:rPr>
          <w:rFonts w:ascii="Times New Roman" w:hAnsi="Times New Roman" w:cs="Times New Roman"/>
        </w:rPr>
        <w:t xml:space="preserve">or example, an average daily temperature of </w:t>
      </w:r>
      <w:r w:rsidR="00610505" w:rsidRPr="0084756E">
        <w:rPr>
          <w:rFonts w:ascii="Times New Roman" w:hAnsi="Times New Roman" w:cs="Times New Roman"/>
        </w:rPr>
        <w:t xml:space="preserve">about </w:t>
      </w:r>
      <w:r w:rsidR="00B36359" w:rsidRPr="0084756E">
        <w:rPr>
          <w:rFonts w:ascii="Times New Roman" w:hAnsi="Times New Roman" w:cs="Times New Roman"/>
        </w:rPr>
        <w:t xml:space="preserve">8ºC with a development </w:t>
      </w:r>
      <w:proofErr w:type="spellStart"/>
      <w:r w:rsidR="00AB36A0" w:rsidRPr="0084756E">
        <w:rPr>
          <w:rFonts w:ascii="Times New Roman" w:hAnsi="Times New Roman" w:cs="Times New Roman"/>
        </w:rPr>
        <w:t>CT</w:t>
      </w:r>
      <w:r w:rsidR="00AB36A0" w:rsidRPr="0084756E">
        <w:rPr>
          <w:rFonts w:ascii="Times New Roman" w:hAnsi="Times New Roman" w:cs="Times New Roman"/>
          <w:vertAlign w:val="subscript"/>
        </w:rPr>
        <w:t>min</w:t>
      </w:r>
      <w:proofErr w:type="spellEnd"/>
      <w:r w:rsidR="00B36359" w:rsidRPr="0084756E">
        <w:rPr>
          <w:rFonts w:ascii="Times New Roman" w:hAnsi="Times New Roman" w:cs="Times New Roman"/>
        </w:rPr>
        <w:t xml:space="preserve"> of 9ºC implies no </w:t>
      </w:r>
      <w:r w:rsidR="00610505" w:rsidRPr="0084756E">
        <w:rPr>
          <w:rFonts w:ascii="Times New Roman" w:hAnsi="Times New Roman" w:cs="Times New Roman"/>
        </w:rPr>
        <w:t xml:space="preserve">daily </w:t>
      </w:r>
      <w:r w:rsidR="00AB36A0" w:rsidRPr="0084756E">
        <w:rPr>
          <w:rFonts w:ascii="Times New Roman" w:hAnsi="Times New Roman" w:cs="Times New Roman"/>
        </w:rPr>
        <w:t>rate</w:t>
      </w:r>
      <w:r w:rsidR="00B36359" w:rsidRPr="0084756E">
        <w:rPr>
          <w:rFonts w:ascii="Times New Roman" w:hAnsi="Times New Roman" w:cs="Times New Roman"/>
        </w:rPr>
        <w:t xml:space="preserve"> summation</w:t>
      </w:r>
      <w:r w:rsidR="00AB36A0" w:rsidRPr="0084756E">
        <w:rPr>
          <w:rFonts w:ascii="Times New Roman" w:hAnsi="Times New Roman" w:cs="Times New Roman"/>
        </w:rPr>
        <w:t xml:space="preserve"> —i.e., no heat accumulation</w:t>
      </w:r>
      <w:r w:rsidR="00610505" w:rsidRPr="0084756E">
        <w:rPr>
          <w:rFonts w:ascii="Times New Roman" w:hAnsi="Times New Roman" w:cs="Times New Roman"/>
        </w:rPr>
        <w:t>—</w:t>
      </w:r>
      <w:r w:rsidR="00B36359" w:rsidRPr="0084756E">
        <w:rPr>
          <w:rFonts w:ascii="Times New Roman" w:hAnsi="Times New Roman" w:cs="Times New Roman"/>
        </w:rPr>
        <w:t xml:space="preserve"> whereas </w:t>
      </w:r>
      <w:r w:rsidR="00AB36A0" w:rsidRPr="0084756E">
        <w:rPr>
          <w:rFonts w:ascii="Times New Roman" w:hAnsi="Times New Roman" w:cs="Times New Roman"/>
        </w:rPr>
        <w:t xml:space="preserve">temporal downscaling of temperatures </w:t>
      </w:r>
      <w:r w:rsidR="00B36359" w:rsidRPr="0084756E">
        <w:rPr>
          <w:rFonts w:ascii="Times New Roman" w:hAnsi="Times New Roman" w:cs="Times New Roman"/>
        </w:rPr>
        <w:t xml:space="preserve">may reflect </w:t>
      </w:r>
      <w:r w:rsidR="00AB36A0" w:rsidRPr="0084756E">
        <w:rPr>
          <w:rFonts w:ascii="Times New Roman" w:hAnsi="Times New Roman" w:cs="Times New Roman"/>
        </w:rPr>
        <w:t xml:space="preserve">hourly </w:t>
      </w:r>
      <w:r w:rsidR="00B36359" w:rsidRPr="0084756E">
        <w:rPr>
          <w:rFonts w:ascii="Times New Roman" w:hAnsi="Times New Roman" w:cs="Times New Roman"/>
        </w:rPr>
        <w:t>peaks with maximum temperatures above 9ºC that provide some heat accumulation</w:t>
      </w:r>
      <w:r w:rsidR="002166DD" w:rsidRPr="0084756E">
        <w:rPr>
          <w:rFonts w:ascii="Times New Roman" w:hAnsi="Times New Roman" w:cs="Times New Roman"/>
        </w:rPr>
        <w:t>.</w:t>
      </w:r>
      <w:r w:rsidR="00B36359" w:rsidRPr="0084756E">
        <w:rPr>
          <w:rFonts w:ascii="Times New Roman" w:hAnsi="Times New Roman" w:cs="Times New Roman"/>
        </w:rPr>
        <w:t xml:space="preserve"> This is also coherent with findings that</w:t>
      </w:r>
      <w:r w:rsidRPr="0084756E">
        <w:rPr>
          <w:rFonts w:ascii="Times New Roman" w:hAnsi="Times New Roman" w:cs="Times New Roman"/>
        </w:rPr>
        <w:t xml:space="preserve"> models that overestimated development rates presented no differences between daily and hourly time resolutions (Figure 2C, H, I)</w:t>
      </w:r>
      <w:r w:rsidR="00B36359" w:rsidRPr="0084756E">
        <w:rPr>
          <w:rFonts w:ascii="Times New Roman" w:hAnsi="Times New Roman" w:cs="Times New Roman"/>
        </w:rPr>
        <w:t>. In addition to the referred cold-end critical accumulation, this pattern may also reflect</w:t>
      </w:r>
      <w:r w:rsidRPr="0084756E">
        <w:rPr>
          <w:rFonts w:ascii="Times New Roman" w:hAnsi="Times New Roman" w:cs="Times New Roman"/>
        </w:rPr>
        <w:t xml:space="preserve"> that predictions of models addressing maximum phenological sensitivities </w:t>
      </w:r>
      <w:r w:rsidR="00B36359" w:rsidRPr="0084756E">
        <w:rPr>
          <w:rFonts w:ascii="Times New Roman" w:hAnsi="Times New Roman" w:cs="Times New Roman"/>
        </w:rPr>
        <w:t xml:space="preserve">(those for enzymatic kinetics or with extreme convexity) </w:t>
      </w:r>
      <w:r w:rsidRPr="0084756E">
        <w:rPr>
          <w:rFonts w:ascii="Times New Roman" w:hAnsi="Times New Roman" w:cs="Times New Roman"/>
        </w:rPr>
        <w:t xml:space="preserve">are not affected by </w:t>
      </w:r>
      <w:r w:rsidRPr="0084756E">
        <w:rPr>
          <w:rFonts w:ascii="Times New Roman" w:hAnsi="Times New Roman" w:cs="Times New Roman"/>
        </w:rPr>
        <w:lastRenderedPageBreak/>
        <w:t xml:space="preserve">temperature fluctuations during the day. Consequently, in absence of appropriate model selection or validation of the predictions, temporal down-scaling might help improve accuracy of phenological forecasts across macroscales. This agrees with recent findings on the validity of TPCs under fluctuating natural conditions if high resolution climate data resolution is available </w:t>
      </w:r>
      <w:r w:rsidR="00AD47E1" w:rsidRPr="0084756E">
        <w:rPr>
          <w:rFonts w:ascii="Times New Roman" w:hAnsi="Times New Roman" w:cs="Times New Roman"/>
        </w:rPr>
        <w:fldChar w:fldCharType="begin"/>
      </w:r>
      <w:r w:rsidR="00AD47E1" w:rsidRPr="0084756E">
        <w:rPr>
          <w:rFonts w:ascii="Times New Roman" w:hAnsi="Times New Roman" w:cs="Times New Roman"/>
        </w:rPr>
        <w:instrText xml:space="preserve"> ADDIN ZOTERO_ITEM CSL_CITATION {"citationID":"Uumw1ot8","properties":{"formattedCitation":"(Khelifa et al. 2019, von Schmalensee et al. 2021)","plainCitation":"(Khelifa et al. 2019, von Schmalensee et al. 2021)","noteIndex":0},"citationItems":[{"id":1249,"uris":["http://zotero.org/users/8911623/items/5T3WHYA4"],"itemData":{"id":1249,"type":"article-journal","abstract":"Thermal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(Khelifa et al. 2019, von Schmalensee et al. 2021)</w:t>
      </w:r>
      <w:r w:rsidR="00AD47E1" w:rsidRPr="0084756E">
        <w:rPr>
          <w:rFonts w:ascii="Times New Roman" w:hAnsi="Times New Roman" w:cs="Times New Roman"/>
        </w:rPr>
        <w:fldChar w:fldCharType="end"/>
      </w:r>
      <w:r w:rsidR="00AD47E1" w:rsidRPr="0084756E">
        <w:rPr>
          <w:rFonts w:ascii="Times New Roman" w:hAnsi="Times New Roman" w:cs="Times New Roman"/>
        </w:rPr>
        <w:t>,</w:t>
      </w:r>
      <w:r w:rsidR="00011B6E" w:rsidRPr="0084756E">
        <w:rPr>
          <w:rFonts w:ascii="Times New Roman" w:hAnsi="Times New Roman" w:cs="Times New Roman"/>
        </w:rPr>
        <w:t xml:space="preserve"> and support simple simulation tools for temporal downscaling of input temperatures such as those implemented in ILCYM software</w:t>
      </w:r>
      <w:ins w:id="12" w:author="Morales Castilla Ignacio" w:date="2024-05-10T02:04:00Z" w16du:dateUtc="2024-05-10T00:04:00Z">
        <w:r w:rsidR="000F7F48" w:rsidRPr="0084756E">
          <w:rPr>
            <w:rFonts w:ascii="Times New Roman" w:hAnsi="Times New Roman" w:cs="Times New Roman"/>
          </w:rPr>
          <w:t xml:space="preserve"> </w:t>
        </w:r>
      </w:ins>
      <w:r w:rsidR="00AD47E1" w:rsidRPr="0084756E">
        <w:rPr>
          <w:rFonts w:ascii="Times New Roman" w:hAnsi="Times New Roman" w:cs="Times New Roman"/>
        </w:rPr>
        <w:fldChar w:fldCharType="begin"/>
      </w:r>
      <w:r w:rsidR="00AD47E1" w:rsidRPr="0084756E">
        <w:rPr>
          <w:rFonts w:ascii="Times New Roman" w:hAnsi="Times New Roman" w:cs="Times New Roman"/>
        </w:rPr>
        <w:instrText xml:space="preserve"> ADDIN ZOTERO_ITEM CSL_CITATION {"citationID":"Jl2HUHvz","properties":{"formattedCitation":"(Kroschel et al. 2013)","plainCitation":"(Kroschel et al. 2013)","noteIndex":0},"citationItems":[{"id":6711,"uris":["http://zotero.org/users/8911623/items/8ZHCL4KR"],"itemData":{"id":6711,"type":"article-journal","abstract":"Originating from the Andean region and co-evolved with its food plant, the potato (Solanum sp.), the potato tuber moth Phthorimaea operculella (Zeller) has become an invasive potato pest globally. The hypothesis of our present study was that the future distribution and abundance (damage potential) of this pest will be greatly affected by climate-change-caused changes in temperature. We used a process-based climatic phenology model for P. operculella and applied three risk indices (establishment-, generation, and activity index) in a geographic information system (GIS) environment to map and quantify changes for climate change scenarios of the year 2050 based on downscaled climate-change data of the scenario A1B from the WorldClim database. All applications and simulations were made using the Insect Life Cycle Modeling (ILCYM) software recently developed by The International Potato Center, Lima, Peru. The study concludes that there are three possible main scenarios of changes that may simultaneously occur: (1) the P. operculella damage potential will progressively increase in all regions where the pest already prevails today with an excessive increase in warmer cropping regions of the tropics and subtropics. In regions where P. operculella is established and develops &gt;4 generations per year, economic losses are likely to occur; under the current climate, &gt;4 generations are developed on 30.1% of the total potato production area worldwide, which will increase until the year 2050 to 42.4%, equal to an increase of 2,409,974 ha of potato under new infestation. (2) A range expansion in temperate regions of the northern hemisphere with additionally 8.6% (699,680 ha), 4.2% (32,873 ha), and 2.7% (234,404 ha) of the potato production area under higher risk in Asia, North America, and Europe, with moderate increases of its damage potential. (3) A range expansion in tropical temperate mountainous regions with a moderate increase of its damage potential; e.g., in Bolivia, Ecuador and Peru 44,281 ha, 9569 ha, and 39,646 ha of potato will be under new risk of infestation. The ILCYM software allowed a detailed analysis of possible climate-change-induced changes in temperature on P. operculella distribution and damage potential. Further, this tool offers means of overcoming limitations in predictions and mapping experienced with climate data interpolation and resolution by spatial point-by-point simulations at locations of interest. The methodology is proposed as a very helpful tool for adaptation planning in integrated pest management. (C) 2012 Elsevier B.V. All rights reserved.","container-title":"AGRICULTURAL AND FOREST METEOROLOGY","DOI":"10.1016/j.agrformet.2012.06.017","ISSN":"0168-1923, 1873-2240","journalAbbreviation":"Agric. For. Meteorol.","language":"English","note":"97 citations (Crossref) [2023-09-26]\nnumber-of-pages: 14\npublisher-place: Amsterdam\npublisher: Elsevier Science Bv\nWeb of Science ID: WOS:000315546700020","page":"228-241","source":"Clarivate Analytics Web of Science","title":"Predicting climate-change-caused changes in global temperature on potato tuber moth Phthorimaea operculella (Zeller) distribution and abundance using phenology modeling and GIS mapping","volume":"170","author":[{"family":"Kroschel","given":"J."},{"family":"Sporleder","given":"M."},{"family":"Tonnang","given":"H. E. Z."},{"family":"Juarez","given":"H."},{"family":"Carhuapoma","given":"P."},{"family":"Gonzales","given":"J. C."},{"family":"Simon","given":"R."}],"issued":{"date-parts":[["2013",3,15]]},"citation-key":"kroschel2013"}}],"schema":"https://github.com/citation-style-language/schema/raw/master/csl-citation.json"}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(Kroschel et al. 2013)</w:t>
      </w:r>
      <w:r w:rsidR="00AD47E1" w:rsidRPr="0084756E">
        <w:rPr>
          <w:rFonts w:ascii="Times New Roman" w:hAnsi="Times New Roman" w:cs="Times New Roman"/>
        </w:rPr>
        <w:fldChar w:fldCharType="end"/>
      </w:r>
      <w:r w:rsidR="00011B6E" w:rsidRPr="0084756E">
        <w:rPr>
          <w:rFonts w:ascii="Times New Roman" w:hAnsi="Times New Roman" w:cs="Times New Roman"/>
        </w:rPr>
        <w:t>.</w:t>
      </w:r>
    </w:p>
    <w:p w14:paraId="40DE9142" w14:textId="6FF578C0" w:rsidR="006004BC" w:rsidRPr="0084756E" w:rsidRDefault="003D41F9" w:rsidP="000A3D8D">
      <w:pPr>
        <w:spacing w:line="480" w:lineRule="auto"/>
        <w:rPr>
          <w:rStyle w:val="normaltextrun"/>
          <w:rFonts w:ascii="Times New Roman" w:hAnsi="Times New Roman" w:cs="Times New Roman"/>
          <w:color w:val="000000"/>
          <w:shd w:val="clear" w:color="auto" w:fill="FFFFFF"/>
        </w:rPr>
      </w:pPr>
      <w:r w:rsidRPr="0084756E">
        <w:rPr>
          <w:rStyle w:val="normaltextrun"/>
          <w:rFonts w:ascii="Times New Roman" w:hAnsi="Times New Roman" w:cs="Times New Roman"/>
          <w:color w:val="000000"/>
          <w:shd w:val="clear" w:color="auto" w:fill="FFFFFF"/>
        </w:rPr>
        <w:t>Our findings</w:t>
      </w:r>
      <w:r w:rsidR="00011B6E" w:rsidRPr="0084756E">
        <w:rPr>
          <w:rStyle w:val="normaltextrun"/>
          <w:rFonts w:ascii="Times New Roman" w:hAnsi="Times New Roman" w:cs="Times New Roman"/>
          <w:color w:val="000000"/>
          <w:shd w:val="clear" w:color="auto" w:fill="FFFFFF"/>
        </w:rPr>
        <w:t xml:space="preserve"> must be interpreted with caution, as local adaptation of pierids could be playing a role </w:t>
      </w:r>
      <w:r w:rsidR="00AD47E1" w:rsidRPr="0084756E">
        <w:rPr>
          <w:rStyle w:val="normaltextrun"/>
          <w:rFonts w:ascii="Times New Roman" w:hAnsi="Times New Roman" w:cs="Times New Roman"/>
          <w:color w:val="000000"/>
          <w:shd w:val="clear" w:color="auto" w:fill="FFFFFF"/>
        </w:rPr>
        <w:fldChar w:fldCharType="begin"/>
      </w:r>
      <w:r w:rsidR="00AD47E1" w:rsidRPr="0084756E">
        <w:rPr>
          <w:rStyle w:val="normaltextrun"/>
          <w:rFonts w:ascii="Times New Roman" w:hAnsi="Times New Roman" w:cs="Times New Roman"/>
          <w:color w:val="000000"/>
          <w:shd w:val="clear" w:color="auto" w:fill="FFFFFF"/>
        </w:rPr>
        <w:instrText xml:space="preserve"> ADDIN ZOTERO_ITEM CSL_CITATION {"citationID":"lD6POD8E","properties":{"formattedCitation":"(Seiter and Kingsolver 2013, St\\uc0\\u229{}lhandske et al. 2015)","plainCitation":"(Seiter and Kingsolver 2013, Stålhandske et al. 2015)","noteIndex":0},"citationItems":[{"id":727,"uris":["http://zotero.org/users/8911623/items/XAYQ52JM"],"itemData":{"id":727,"type":"article-journal","abstract":"Invasive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id":5222,"uris":["http://zotero.org/users/8911623/items/L6QKHKH2"],"itemData":{"id":5222,"type":"article-journal","abstract":"The effect of spring temperature on spring phenology is well understood in a wide range of taxa. However, studies on how winter conditions may affect spring phenology are underrepresented. Previous work on Anthocharis cardamines (orange tip butterfly) has shown population-specific reaction norms of spring development in relation to spring temperature and a speeding up of post-winter development with longer winter durations. In this experiment, we examined the effects of a greater and ecologically relevant range of winter durations on post-winter pupal development of A. cardamines of two populations from the United Kingdom and two from Sweden. By analyzing pupal weight loss and metabolic rate, we were able to separate the overall post-winter pupal development into diapause duration and post-diapause development. We found differences in the duration of cold needed to break diapause among populations, with the southern UK population requiring a shorter duration than the other populations. We also found that the overall post-winter pupal development time, following removal from winter cold, was negatively related to cold duration, through a combined effect of cold duration on diapause duration and on post-diapause development time. Longer cold durations also lead to higher population synchrony in hatching. For current winter durations in the field, the A. cardamines population of southern UK could have a reduced development rate and lower synchrony in emergence because of short winters. With future climate change, this might become an issue also for other populations. Differences in winter conditions in the field among these four populations are large enough to have driven local adaptation of characteristics controlling spring phenology in response to winter duration. The observed phenology of these populations depends on a combination of winter and spring temperatures; thus, both must be taken into account for accurate predictions of phenology.","container-title":"Ecology and Evolution","DOI":"10.1002/ece3.1773","ISSN":"2045-7758","issue":"23","language":"en","note":"_eprint: https://onlinelibrary.wiley.com/doi/pdf/10.1002/ece3.1773","page":"5509-5520","source":"Wiley Online Library","title":"Effect of winter cold duration on spring phenology of the orange tip butterfly, Anthocharis cardamines","volume":"5","author":[{"family":"Stålhandske","given":"Sandra"},{"family":"Lehmann","given":"Philipp"},{"family":"Pruisscher","given":"Peter"},{"family":"Leimar","given":"Olof"}],"issued":{"date-parts":[["2015"]]},"citation-key":"stalhandske2015"}}],"schema":"https://github.com/citation-style-language/schema/raw/master/csl-citation.json"} </w:instrText>
      </w:r>
      <w:r w:rsidR="00AD47E1" w:rsidRPr="0084756E">
        <w:rPr>
          <w:rStyle w:val="normaltextrun"/>
          <w:rFonts w:ascii="Times New Roman" w:hAnsi="Times New Roman" w:cs="Times New Roman"/>
          <w:color w:val="000000"/>
          <w:shd w:val="clear" w:color="auto" w:fill="FFFFFF"/>
        </w:rPr>
        <w:fldChar w:fldCharType="separate"/>
      </w:r>
      <w:r w:rsidR="00AD47E1" w:rsidRPr="0084756E">
        <w:rPr>
          <w:rFonts w:ascii="Times New Roman" w:hAnsi="Times New Roman" w:cs="Times New Roman"/>
        </w:rPr>
        <w:t>(Seiter and Kingsolver 2013, Stålhandske et al. 2015)</w:t>
      </w:r>
      <w:r w:rsidR="00AD47E1" w:rsidRPr="0084756E">
        <w:rPr>
          <w:rStyle w:val="normaltextrun"/>
          <w:rFonts w:ascii="Times New Roman" w:hAnsi="Times New Roman" w:cs="Times New Roman"/>
          <w:color w:val="000000"/>
          <w:shd w:val="clear" w:color="auto" w:fill="FFFFFF"/>
        </w:rPr>
        <w:fldChar w:fldCharType="end"/>
      </w:r>
      <w:r w:rsidR="00011B6E" w:rsidRPr="0084756E">
        <w:rPr>
          <w:rStyle w:val="normaltextrun"/>
          <w:rFonts w:ascii="Times New Roman" w:hAnsi="Times New Roman" w:cs="Times New Roman"/>
          <w:color w:val="000000"/>
          <w:shd w:val="clear" w:color="auto" w:fill="FFFFFF"/>
        </w:rPr>
        <w:t xml:space="preserve"> and first appearance dates may not be a proxy of the average phenology sensitivity in comparison to better measures such as mean flight date</w:t>
      </w:r>
      <w:r w:rsidRPr="0084756E">
        <w:rPr>
          <w:rStyle w:val="normaltextrun"/>
          <w:rFonts w:ascii="Times New Roman" w:hAnsi="Times New Roman" w:cs="Times New Roman"/>
          <w:color w:val="000000"/>
          <w:shd w:val="clear" w:color="auto" w:fill="FFFFFF"/>
        </w:rPr>
        <w:t xml:space="preserve"> or the whole distribution</w:t>
      </w:r>
      <w:r w:rsidR="00011B6E" w:rsidRPr="0084756E">
        <w:rPr>
          <w:rStyle w:val="normaltextrun"/>
          <w:rFonts w:ascii="Times New Roman" w:hAnsi="Times New Roman" w:cs="Times New Roman"/>
          <w:color w:val="000000"/>
          <w:shd w:val="clear" w:color="auto" w:fill="FFFFFF"/>
        </w:rPr>
        <w:t xml:space="preserve"> </w:t>
      </w:r>
      <w:r w:rsidRPr="0084756E">
        <w:rPr>
          <w:rStyle w:val="normaltextrun"/>
          <w:rFonts w:ascii="Times New Roman" w:hAnsi="Times New Roman" w:cs="Times New Roman"/>
          <w:color w:val="000000"/>
          <w:shd w:val="clear" w:color="auto" w:fill="FFFFFF"/>
        </w:rPr>
        <w:t>of the emergence patterns</w:t>
      </w:r>
      <w:r w:rsidR="00AD47E1" w:rsidRPr="0084756E">
        <w:rPr>
          <w:rStyle w:val="normaltextrun"/>
          <w:rFonts w:ascii="Times New Roman" w:hAnsi="Times New Roman" w:cs="Times New Roman"/>
          <w:color w:val="000000"/>
          <w:shd w:val="clear" w:color="auto" w:fill="FFFFFF"/>
        </w:rPr>
        <w:t xml:space="preserve"> </w:t>
      </w:r>
      <w:r w:rsidR="00AD47E1" w:rsidRPr="0084756E">
        <w:rPr>
          <w:rStyle w:val="normaltextrun"/>
          <w:rFonts w:ascii="Times New Roman" w:hAnsi="Times New Roman" w:cs="Times New Roman"/>
          <w:color w:val="000000"/>
          <w:shd w:val="clear" w:color="auto" w:fill="FFFFFF"/>
        </w:rPr>
        <w:fldChar w:fldCharType="begin"/>
      </w:r>
      <w:r w:rsidR="00AD47E1" w:rsidRPr="0084756E">
        <w:rPr>
          <w:rStyle w:val="normaltextrun"/>
          <w:rFonts w:ascii="Times New Roman" w:hAnsi="Times New Roman" w:cs="Times New Roman"/>
          <w:color w:val="000000"/>
          <w:shd w:val="clear" w:color="auto" w:fill="FFFFFF"/>
        </w:rPr>
        <w:instrText xml:space="preserve"> ADDIN ZOTERO_ITEM CSL_CITATION {"citationID":"NcPRBVgK","properties":{"formattedCitation":"(Inouye et al. 2019)","plainCitation":"(Inouye et al. 2019)","noteIndex":0},"citationItems":[{"id":5026,"uris":["http://zotero.org/users/8911623/items/YKIXX6MR"],"itemData":{"id":5026,"type":"article-journal","abstract":"Measures of the seasonal timing of biological events are key to addressing questions about how phenology evolves, modifies species interactions, and mediates biological responses to climate change. Phenology is often characterized in terms of discrete events, such as a date of first flowering or arrival of first migrants. We discuss how phenological events that are typically measured at the population or species level arise from distributions of phenological events across seasons, and from norms of reaction of these phenological events across environments. We argue that individual variation in phenological distributions and reaction norms has important implications for how we should collect, analyze, and interpret phenological information. Regarding phenology as a reaction norm rather than one year's specific values implies that selection acts on the phenologies that an individual expresses over its lifetime. To understand how climate change is likely to influence phenology, we need to consider not only plastic responses along the reaction norm but changes in the reaction norm itself. We show that when individuals vary in their reaction norms, correlations between reaction norm elevation and slope make first events particularly poor estimators of population sensitivity to climate change, and variation in slopes can obscure the pattern of selection on phenology. We also show that knowing the shape of the distribution of phenological events across the season is important for predicting biologically important phenological mismatches with climate change. Last, because phenological events are parts of a continuous developmental process, we suggest that the approach of measuring phenology by recording developmental stages of individuals in a population at a single point in time should be used more widely. We conclude that failure to account for phenological distributions and reaction norms may lead to overinterpretation of metrics based on single events, such as commonly recorded first event dates, and may confound meta-analyses that use a range of metrics. Rather than prescribing a single universal approach to studying phenology, we point out limitations of inferences based on single metrics and encourage work that considers the multivariate nature of phenology and more tightly links data collection and analyses with biological hypotheses. © 2019 by the Ecological Society of America","archive":"Scopus","container-title":"Ecological Monographs","DOI":"10.1002/ecm.1352","ISSN":"0012-9615","issue":"2","language":"English","source":"Scopus","title":"Phenology as a process rather than an event: from individual reaction norms to community metrics","title-short":"Phenology as a process rather than an event","volume":"89","author":[{"family":"Inouye","given":"B.D."},{"family":"Ehrlén","given":"J."},{"family":"Underwood","given":"N."}],"issued":{"date-parts":[["2019"]]},"citation-key":"inouye2019"}}],"schema":"https://github.com/citation-style-language/schema/raw/master/csl-citation.json"} </w:instrText>
      </w:r>
      <w:r w:rsidR="00AD47E1" w:rsidRPr="0084756E">
        <w:rPr>
          <w:rStyle w:val="normaltextrun"/>
          <w:rFonts w:ascii="Times New Roman" w:hAnsi="Times New Roman" w:cs="Times New Roman"/>
          <w:color w:val="000000"/>
          <w:shd w:val="clear" w:color="auto" w:fill="FFFFFF"/>
        </w:rPr>
        <w:fldChar w:fldCharType="separate"/>
      </w:r>
      <w:r w:rsidR="00AD47E1" w:rsidRPr="0084756E">
        <w:rPr>
          <w:rFonts w:ascii="Times New Roman" w:hAnsi="Times New Roman" w:cs="Times New Roman"/>
        </w:rPr>
        <w:t>(Inouye et al. 2019)</w:t>
      </w:r>
      <w:r w:rsidR="00AD47E1" w:rsidRPr="0084756E">
        <w:rPr>
          <w:rStyle w:val="normaltextrun"/>
          <w:rFonts w:ascii="Times New Roman" w:hAnsi="Times New Roman" w:cs="Times New Roman"/>
          <w:color w:val="000000"/>
          <w:shd w:val="clear" w:color="auto" w:fill="FFFFFF"/>
        </w:rPr>
        <w:fldChar w:fldCharType="end"/>
      </w:r>
      <w:r w:rsidR="00011B6E" w:rsidRPr="0084756E">
        <w:rPr>
          <w:rStyle w:val="normaltextrun"/>
          <w:rFonts w:ascii="Times New Roman" w:hAnsi="Times New Roman" w:cs="Times New Roman"/>
          <w:color w:val="000000"/>
          <w:shd w:val="clear" w:color="auto" w:fill="FFFFFF"/>
        </w:rPr>
        <w:t>. The data used to parameterize the TPCs here come from experiments performed at different latitudes —see</w:t>
      </w:r>
      <w:r w:rsidR="00AD47E1" w:rsidRPr="0084756E">
        <w:rPr>
          <w:rStyle w:val="normaltextrun"/>
          <w:rFonts w:ascii="Times New Roman" w:hAnsi="Times New Roman" w:cs="Times New Roman"/>
          <w:color w:val="000000"/>
          <w:shd w:val="clear" w:color="auto" w:fill="FFFFFF"/>
        </w:rPr>
        <w:t xml:space="preserve"> </w:t>
      </w:r>
      <w:r w:rsidR="00AD47E1" w:rsidRPr="0084756E">
        <w:rPr>
          <w:rStyle w:val="normaltextrun"/>
          <w:rFonts w:ascii="Times New Roman" w:hAnsi="Times New Roman" w:cs="Times New Roman"/>
          <w:color w:val="000000"/>
          <w:shd w:val="clear" w:color="auto" w:fill="FFFFFF"/>
        </w:rPr>
        <w:fldChar w:fldCharType="begin"/>
      </w:r>
      <w:r w:rsidR="007A4E87">
        <w:rPr>
          <w:rStyle w:val="normaltextrun"/>
          <w:rFonts w:ascii="Times New Roman" w:hAnsi="Times New Roman" w:cs="Times New Roman"/>
          <w:color w:val="000000"/>
          <w:shd w:val="clear" w:color="auto" w:fill="FFFFFF"/>
        </w:rPr>
        <w:instrText xml:space="preserve"> ADDIN ZOTERO_ITEM CSL_CITATION {"citationID":"scQk4emx","properties":{"formattedCitation":"(Gilbert 1988)","plainCitation":"(Gilbert 1988)","dontUpdate":true,"noteIndex":0},"citationItems":[{"id":5428,"uris":["http://zotero.org/users/8911623/items/HZ3AQ4QV"],"itemData":{"id":5428,"type":"article-journal","abstract":"(1)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AD47E1" w:rsidRPr="0084756E">
        <w:rPr>
          <w:rStyle w:val="normaltextrun"/>
          <w:rFonts w:ascii="Times New Roman" w:hAnsi="Times New Roman" w:cs="Times New Roman"/>
          <w:color w:val="000000"/>
          <w:shd w:val="clear" w:color="auto" w:fill="FFFFFF"/>
        </w:rPr>
        <w:fldChar w:fldCharType="separate"/>
      </w:r>
      <w:r w:rsidR="00AD47E1" w:rsidRPr="0084756E">
        <w:rPr>
          <w:rFonts w:ascii="Times New Roman" w:hAnsi="Times New Roman" w:cs="Times New Roman"/>
        </w:rPr>
        <w:t>Gilbert (1988)</w:t>
      </w:r>
      <w:r w:rsidR="00AD47E1" w:rsidRPr="0084756E">
        <w:rPr>
          <w:rStyle w:val="normaltextrun"/>
          <w:rFonts w:ascii="Times New Roman" w:hAnsi="Times New Roman" w:cs="Times New Roman"/>
          <w:color w:val="000000"/>
          <w:shd w:val="clear" w:color="auto" w:fill="FFFFFF"/>
        </w:rPr>
        <w:fldChar w:fldCharType="end"/>
      </w:r>
      <w:r w:rsidR="00011B6E" w:rsidRPr="0084756E">
        <w:rPr>
          <w:rStyle w:val="normaltextrun"/>
          <w:rFonts w:ascii="Times New Roman" w:hAnsi="Times New Roman" w:cs="Times New Roman"/>
          <w:color w:val="000000"/>
          <w:shd w:val="clear" w:color="auto" w:fill="FFFFFF"/>
        </w:rPr>
        <w:t>. Thus, if developmental rate data had been experimentally determined exclusively for the same populations from which observational data originates</w:t>
      </w:r>
      <w:r w:rsidR="00AD47E1" w:rsidRPr="0084756E">
        <w:rPr>
          <w:rStyle w:val="normaltextrun"/>
          <w:rFonts w:ascii="Times New Roman" w:hAnsi="Times New Roman" w:cs="Times New Roman"/>
          <w:color w:val="000000"/>
          <w:shd w:val="clear" w:color="auto" w:fill="FFFFFF"/>
        </w:rPr>
        <w:t xml:space="preserve"> </w:t>
      </w:r>
      <w:r w:rsidR="00AD47E1" w:rsidRPr="0084756E">
        <w:rPr>
          <w:rStyle w:val="normaltextrun"/>
          <w:rFonts w:ascii="Times New Roman" w:hAnsi="Times New Roman" w:cs="Times New Roman"/>
          <w:color w:val="000000"/>
          <w:shd w:val="clear" w:color="auto" w:fill="FFFFFF"/>
        </w:rPr>
        <w:fldChar w:fldCharType="begin"/>
      </w:r>
      <w:r w:rsidR="00AD47E1" w:rsidRPr="0084756E">
        <w:rPr>
          <w:rStyle w:val="normaltextrun"/>
          <w:rFonts w:ascii="Times New Roman" w:hAnsi="Times New Roman" w:cs="Times New Roman"/>
          <w:color w:val="000000"/>
          <w:shd w:val="clear" w:color="auto" w:fill="FFFFFF"/>
        </w:rPr>
        <w:instrText xml:space="preserve"> ADDIN ZOTERO_ITEM CSL_CITATION {"citationID":"qVceaW13","properties":{"formattedCitation":"(Gordo and Sanz 2006)","plainCitation":"(Gordo and Sanz 2006)","noteIndex":0},"citationItems":[{"id":312,"uris":["http://zotero.org/users/8911623/items/9664P8DQ"],"itemData":{"id":312,"type":"article-journal","abstract":"1.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AD47E1" w:rsidRPr="0084756E">
        <w:rPr>
          <w:rStyle w:val="normaltextrun"/>
          <w:rFonts w:ascii="Times New Roman" w:hAnsi="Times New Roman" w:cs="Times New Roman"/>
          <w:color w:val="000000"/>
          <w:shd w:val="clear" w:color="auto" w:fill="FFFFFF"/>
        </w:rPr>
        <w:fldChar w:fldCharType="separate"/>
      </w:r>
      <w:r w:rsidR="00AD47E1" w:rsidRPr="0084756E">
        <w:rPr>
          <w:rFonts w:ascii="Times New Roman" w:hAnsi="Times New Roman" w:cs="Times New Roman"/>
        </w:rPr>
        <w:t>(Gordo and Sanz 2006)</w:t>
      </w:r>
      <w:r w:rsidR="00AD47E1" w:rsidRPr="0084756E">
        <w:rPr>
          <w:rStyle w:val="normaltextrun"/>
          <w:rFonts w:ascii="Times New Roman" w:hAnsi="Times New Roman" w:cs="Times New Roman"/>
          <w:color w:val="000000"/>
          <w:shd w:val="clear" w:color="auto" w:fill="FFFFFF"/>
        </w:rPr>
        <w:fldChar w:fldCharType="end"/>
      </w:r>
      <w:r w:rsidR="00011B6E" w:rsidRPr="0084756E">
        <w:rPr>
          <w:rStyle w:val="normaltextrun"/>
          <w:rFonts w:ascii="Times New Roman" w:hAnsi="Times New Roman" w:cs="Times New Roman"/>
          <w:color w:val="000000"/>
          <w:shd w:val="clear" w:color="auto" w:fill="FFFFFF"/>
        </w:rPr>
        <w:t xml:space="preserve">, it is likely that the parameters would differ from those presented here. Even so, the best model predictions are surprisingly accurate given </w:t>
      </w:r>
      <w:r w:rsidR="00AD47E1" w:rsidRPr="0084756E">
        <w:rPr>
          <w:rStyle w:val="normaltextrun"/>
          <w:rFonts w:ascii="Times New Roman" w:hAnsi="Times New Roman" w:cs="Times New Roman"/>
          <w:color w:val="000000"/>
          <w:shd w:val="clear" w:color="auto" w:fill="FFFFFF"/>
        </w:rPr>
        <w:t xml:space="preserve">our rough </w:t>
      </w:r>
      <w:r w:rsidR="00011B6E" w:rsidRPr="0084756E">
        <w:rPr>
          <w:rStyle w:val="normaltextrun"/>
          <w:rFonts w:ascii="Times New Roman" w:hAnsi="Times New Roman" w:cs="Times New Roman"/>
          <w:color w:val="000000"/>
          <w:shd w:val="clear" w:color="auto" w:fill="FFFFFF"/>
        </w:rPr>
        <w:t xml:space="preserve">approximation </w:t>
      </w:r>
      <w:r w:rsidR="00AD47E1" w:rsidRPr="0084756E">
        <w:rPr>
          <w:rStyle w:val="normaltextrun"/>
          <w:rFonts w:ascii="Times New Roman" w:hAnsi="Times New Roman" w:cs="Times New Roman"/>
          <w:color w:val="000000"/>
          <w:shd w:val="clear" w:color="auto" w:fill="FFFFFF"/>
        </w:rPr>
        <w:t xml:space="preserve">with illustrative rather than applied purposes </w:t>
      </w:r>
      <w:r w:rsidR="00011B6E" w:rsidRPr="0084756E">
        <w:rPr>
          <w:rStyle w:val="normaltextrun"/>
          <w:rFonts w:ascii="Times New Roman" w:hAnsi="Times New Roman" w:cs="Times New Roman"/>
          <w:color w:val="000000"/>
          <w:shd w:val="clear" w:color="auto" w:fill="FFFFFF"/>
        </w:rPr>
        <w:t>(</w:t>
      </w:r>
      <w:hyperlink r:id="rId20" w:tgtFrame="_blank" w:history="1">
        <w:r w:rsidR="00011B6E" w:rsidRPr="0084756E">
          <w:rPr>
            <w:rStyle w:val="normaltextrun"/>
            <w:rFonts w:ascii="Times New Roman" w:hAnsi="Times New Roman" w:cs="Times New Roman"/>
            <w:i/>
            <w:iCs/>
            <w:color w:val="156082"/>
            <w:shd w:val="clear" w:color="auto" w:fill="FFFFFF"/>
          </w:rPr>
          <w:t>Figure 2</w:t>
        </w:r>
      </w:hyperlink>
      <w:r w:rsidR="00011B6E" w:rsidRPr="0084756E">
        <w:rPr>
          <w:rStyle w:val="normaltextrun"/>
          <w:rFonts w:ascii="Times New Roman" w:hAnsi="Times New Roman" w:cs="Times New Roman"/>
          <w:color w:val="000000"/>
          <w:shd w:val="clear" w:color="auto" w:fill="FFFFFF"/>
        </w:rPr>
        <w:t xml:space="preserve">A). </w:t>
      </w:r>
    </w:p>
    <w:p w14:paraId="64650EBB" w14:textId="62946563" w:rsidR="00AD47E1" w:rsidRPr="0084756E" w:rsidRDefault="00361356" w:rsidP="000A3D8D">
      <w:pPr>
        <w:pStyle w:val="BodyText"/>
        <w:spacing w:line="480" w:lineRule="auto"/>
        <w:rPr>
          <w:rFonts w:ascii="Times New Roman" w:hAnsi="Times New Roman" w:cs="Times New Roman"/>
        </w:rPr>
      </w:pPr>
      <w:r w:rsidRPr="0084756E">
        <w:rPr>
          <w:rStyle w:val="normaltextrun"/>
          <w:rFonts w:ascii="Times New Roman" w:hAnsi="Times New Roman" w:cs="Times New Roman"/>
          <w:color w:val="000000"/>
          <w:shd w:val="clear" w:color="auto" w:fill="FFFFFF"/>
        </w:rPr>
        <w:t>R</w:t>
      </w:r>
      <w:r w:rsidR="009523D8" w:rsidRPr="0084756E">
        <w:rPr>
          <w:rStyle w:val="normaltextrun"/>
          <w:rFonts w:ascii="Times New Roman" w:hAnsi="Times New Roman" w:cs="Times New Roman"/>
          <w:color w:val="000000"/>
          <w:shd w:val="clear" w:color="auto" w:fill="FFFFFF"/>
        </w:rPr>
        <w:t xml:space="preserve">esults on voltinism predictions in Figure 3 illustrate some ways to improve ecological realism of voltinism/phenology predictions for pest risk assessment under warming. First, the usefulness of </w:t>
      </w:r>
      <w:proofErr w:type="spellStart"/>
      <w:r w:rsidR="009523D8" w:rsidRPr="0084756E">
        <w:rPr>
          <w:rStyle w:val="normaltextrun"/>
          <w:rFonts w:ascii="Times New Roman" w:hAnsi="Times New Roman" w:cs="Times New Roman"/>
          <w:color w:val="000000"/>
          <w:shd w:val="clear" w:color="auto" w:fill="FFFFFF"/>
        </w:rPr>
        <w:t>subsetting</w:t>
      </w:r>
      <w:proofErr w:type="spellEnd"/>
      <w:r w:rsidR="009523D8" w:rsidRPr="0084756E">
        <w:rPr>
          <w:rStyle w:val="normaltextrun"/>
          <w:rFonts w:ascii="Times New Roman" w:hAnsi="Times New Roman" w:cs="Times New Roman"/>
          <w:color w:val="000000"/>
          <w:shd w:val="clear" w:color="auto" w:fill="FFFFFF"/>
        </w:rPr>
        <w:t xml:space="preserve"> the geographic range prediction into the regions where the crop is grown, which usually reflects a crop realized thermal niche, before jumping into pest risk conclusions. Second, that constraining the predictions in the temporal dimension to the </w:t>
      </w:r>
      <w:r w:rsidR="00610505" w:rsidRPr="0084756E">
        <w:rPr>
          <w:rStyle w:val="normaltextrun"/>
          <w:rFonts w:ascii="Times New Roman" w:hAnsi="Times New Roman" w:cs="Times New Roman"/>
          <w:color w:val="000000"/>
          <w:shd w:val="clear" w:color="auto" w:fill="FFFFFF"/>
        </w:rPr>
        <w:t>thermally driven</w:t>
      </w:r>
      <w:r w:rsidR="009523D8" w:rsidRPr="0084756E">
        <w:rPr>
          <w:rStyle w:val="normaltextrun"/>
          <w:rFonts w:ascii="Times New Roman" w:hAnsi="Times New Roman" w:cs="Times New Roman"/>
          <w:color w:val="000000"/>
          <w:shd w:val="clear" w:color="auto" w:fill="FFFFFF"/>
        </w:rPr>
        <w:t xml:space="preserve"> harvest date of the crop plant affects both the magnitude (relevant number of generations of the crop pest</w:t>
      </w:r>
      <w:r w:rsidR="00610505" w:rsidRPr="0084756E">
        <w:rPr>
          <w:rStyle w:val="normaltextrun"/>
          <w:rFonts w:ascii="Times New Roman" w:hAnsi="Times New Roman" w:cs="Times New Roman"/>
          <w:color w:val="000000"/>
          <w:shd w:val="clear" w:color="auto" w:fill="FFFFFF"/>
        </w:rPr>
        <w:t xml:space="preserve"> </w:t>
      </w:r>
      <w:r w:rsidR="00610505" w:rsidRPr="0084756E">
        <w:rPr>
          <w:rStyle w:val="normaltextrun"/>
          <w:rFonts w:ascii="Times New Roman" w:hAnsi="Times New Roman" w:cs="Times New Roman"/>
          <w:color w:val="000000"/>
          <w:shd w:val="clear" w:color="auto" w:fill="FFFFFF"/>
        </w:rPr>
        <w:lastRenderedPageBreak/>
        <w:t>from an applied purpose</w:t>
      </w:r>
      <w:r w:rsidR="009523D8" w:rsidRPr="0084756E">
        <w:rPr>
          <w:rStyle w:val="normaltextrun"/>
          <w:rFonts w:ascii="Times New Roman" w:hAnsi="Times New Roman" w:cs="Times New Roman"/>
          <w:color w:val="000000"/>
          <w:shd w:val="clear" w:color="auto" w:fill="FFFFFF"/>
        </w:rPr>
        <w:t xml:space="preserve">) and the rate of change across regions (Fig. </w:t>
      </w:r>
      <w:r w:rsidR="00D03318" w:rsidRPr="0084756E">
        <w:rPr>
          <w:rStyle w:val="normaltextrun"/>
          <w:rFonts w:ascii="Times New Roman" w:hAnsi="Times New Roman" w:cs="Times New Roman"/>
          <w:color w:val="000000"/>
          <w:shd w:val="clear" w:color="auto" w:fill="FFFFFF"/>
        </w:rPr>
        <w:t xml:space="preserve">3A-D). </w:t>
      </w:r>
      <w:r w:rsidR="00610505" w:rsidRPr="0084756E">
        <w:rPr>
          <w:rStyle w:val="normaltextrun"/>
          <w:rFonts w:ascii="Times New Roman" w:hAnsi="Times New Roman" w:cs="Times New Roman"/>
          <w:color w:val="000000"/>
          <w:shd w:val="clear" w:color="auto" w:fill="FFFFFF"/>
        </w:rPr>
        <w:t xml:space="preserve">This happens likely due to the slighter phenological shift in broccoli growing season, as it will likely encounter temperatures above its upper developmental threshold (25ºC) more frequently in some regions under warming. </w:t>
      </w:r>
      <w:r w:rsidR="00D03318" w:rsidRPr="0084756E">
        <w:rPr>
          <w:rStyle w:val="normaltextrun"/>
          <w:rFonts w:ascii="Times New Roman" w:hAnsi="Times New Roman" w:cs="Times New Roman"/>
          <w:color w:val="000000"/>
          <w:shd w:val="clear" w:color="auto" w:fill="FFFFFF"/>
        </w:rPr>
        <w:t xml:space="preserve">For example, the Southernmost region is predicted to encounter three additional generations across the reference decades during the whole year (Fig. </w:t>
      </w:r>
      <w:r w:rsidR="004A7B0C" w:rsidRPr="0084756E">
        <w:rPr>
          <w:rStyle w:val="normaltextrun"/>
          <w:rFonts w:ascii="Times New Roman" w:hAnsi="Times New Roman" w:cs="Times New Roman"/>
          <w:color w:val="000000"/>
          <w:shd w:val="clear" w:color="auto" w:fill="FFFFFF"/>
        </w:rPr>
        <w:t>S2)</w:t>
      </w:r>
      <w:r w:rsidR="00D03318" w:rsidRPr="0084756E">
        <w:rPr>
          <w:rStyle w:val="normaltextrun"/>
          <w:rFonts w:ascii="Times New Roman" w:hAnsi="Times New Roman" w:cs="Times New Roman"/>
          <w:color w:val="000000"/>
          <w:shd w:val="clear" w:color="auto" w:fill="FFFFFF"/>
        </w:rPr>
        <w:t xml:space="preserve">, but </w:t>
      </w:r>
      <w:r w:rsidR="004A7B0C" w:rsidRPr="0084756E">
        <w:rPr>
          <w:rStyle w:val="normaltextrun"/>
          <w:rFonts w:ascii="Times New Roman" w:hAnsi="Times New Roman" w:cs="Times New Roman"/>
          <w:color w:val="000000"/>
          <w:shd w:val="clear" w:color="auto" w:fill="FFFFFF"/>
        </w:rPr>
        <w:t xml:space="preserve">none </w:t>
      </w:r>
      <w:r w:rsidR="00D03318" w:rsidRPr="0084756E">
        <w:rPr>
          <w:rStyle w:val="normaltextrun"/>
          <w:rFonts w:ascii="Times New Roman" w:hAnsi="Times New Roman" w:cs="Times New Roman"/>
          <w:color w:val="000000"/>
          <w:shd w:val="clear" w:color="auto" w:fill="FFFFFF"/>
        </w:rPr>
        <w:t>when</w:t>
      </w:r>
      <w:r w:rsidR="00623F73" w:rsidRPr="0084756E">
        <w:rPr>
          <w:rStyle w:val="normaltextrun"/>
          <w:rFonts w:ascii="Times New Roman" w:hAnsi="Times New Roman" w:cs="Times New Roman"/>
          <w:color w:val="000000"/>
          <w:shd w:val="clear" w:color="auto" w:fill="FFFFFF"/>
        </w:rPr>
        <w:t xml:space="preserve"> </w:t>
      </w:r>
      <w:r w:rsidR="00442D4A" w:rsidRPr="0084756E">
        <w:rPr>
          <w:rStyle w:val="normaltextrun"/>
          <w:rFonts w:ascii="Times New Roman" w:hAnsi="Times New Roman" w:cs="Times New Roman"/>
          <w:color w:val="000000"/>
          <w:shd w:val="clear" w:color="auto" w:fill="FFFFFF"/>
        </w:rPr>
        <w:t xml:space="preserve">simulating voltinism </w:t>
      </w:r>
      <w:r w:rsidR="00623F73" w:rsidRPr="0084756E">
        <w:rPr>
          <w:rStyle w:val="normaltextrun"/>
          <w:rFonts w:ascii="Times New Roman" w:hAnsi="Times New Roman" w:cs="Times New Roman"/>
          <w:color w:val="000000"/>
          <w:shd w:val="clear" w:color="auto" w:fill="FFFFFF"/>
        </w:rPr>
        <w:t>within</w:t>
      </w:r>
      <w:r w:rsidR="00D03318" w:rsidRPr="0084756E">
        <w:rPr>
          <w:rStyle w:val="normaltextrun"/>
          <w:rFonts w:ascii="Times New Roman" w:hAnsi="Times New Roman" w:cs="Times New Roman"/>
          <w:color w:val="000000"/>
          <w:shd w:val="clear" w:color="auto" w:fill="FFFFFF"/>
        </w:rPr>
        <w:t xml:space="preserve"> the broccoli growing season (Fig. 3E)</w:t>
      </w:r>
      <w:r w:rsidR="00AD47E1" w:rsidRPr="0084756E">
        <w:rPr>
          <w:rStyle w:val="normaltextrun"/>
          <w:rFonts w:ascii="Times New Roman" w:hAnsi="Times New Roman" w:cs="Times New Roman"/>
          <w:color w:val="000000"/>
          <w:shd w:val="clear" w:color="auto" w:fill="FFFFFF"/>
        </w:rPr>
        <w:t>. S</w:t>
      </w:r>
      <w:r w:rsidR="004A7B0C" w:rsidRPr="0084756E">
        <w:rPr>
          <w:rStyle w:val="normaltextrun"/>
          <w:rFonts w:ascii="Times New Roman" w:hAnsi="Times New Roman" w:cs="Times New Roman"/>
          <w:color w:val="000000"/>
          <w:shd w:val="clear" w:color="auto" w:fill="FFFFFF"/>
        </w:rPr>
        <w:t xml:space="preserve">imilarly, the </w:t>
      </w:r>
      <w:r w:rsidR="000F1901" w:rsidRPr="0084756E">
        <w:rPr>
          <w:rStyle w:val="normaltextrun"/>
          <w:rFonts w:ascii="Times New Roman" w:hAnsi="Times New Roman" w:cs="Times New Roman"/>
          <w:color w:val="000000"/>
          <w:shd w:val="clear" w:color="auto" w:fill="FFFFFF"/>
        </w:rPr>
        <w:t xml:space="preserve">highly productive </w:t>
      </w:r>
      <w:r w:rsidR="004A7B0C" w:rsidRPr="0084756E">
        <w:rPr>
          <w:rStyle w:val="normaltextrun"/>
          <w:rFonts w:ascii="Times New Roman" w:hAnsi="Times New Roman" w:cs="Times New Roman"/>
          <w:color w:val="000000"/>
          <w:shd w:val="clear" w:color="auto" w:fill="FFFFFF"/>
        </w:rPr>
        <w:t>Spanish South</w:t>
      </w:r>
      <w:r w:rsidR="00610505" w:rsidRPr="0084756E">
        <w:rPr>
          <w:rStyle w:val="normaltextrun"/>
          <w:rFonts w:ascii="Times New Roman" w:hAnsi="Times New Roman" w:cs="Times New Roman"/>
          <w:color w:val="000000"/>
          <w:shd w:val="clear" w:color="auto" w:fill="FFFFFF"/>
        </w:rPr>
        <w:t>east</w:t>
      </w:r>
      <w:r w:rsidR="004A7B0C" w:rsidRPr="0084756E">
        <w:rPr>
          <w:rStyle w:val="normaltextrun"/>
          <w:rFonts w:ascii="Times New Roman" w:hAnsi="Times New Roman" w:cs="Times New Roman"/>
          <w:color w:val="000000"/>
          <w:shd w:val="clear" w:color="auto" w:fill="FFFFFF"/>
        </w:rPr>
        <w:t xml:space="preserve"> coast, turns from predicted additional 3-to-4 generations during the whole year (Fig. S2) to a less pronounced pattern with just </w:t>
      </w:r>
      <w:r w:rsidR="00610505" w:rsidRPr="0084756E">
        <w:rPr>
          <w:rStyle w:val="normaltextrun"/>
          <w:rFonts w:ascii="Times New Roman" w:hAnsi="Times New Roman" w:cs="Times New Roman"/>
          <w:color w:val="000000"/>
          <w:shd w:val="clear" w:color="auto" w:fill="FFFFFF"/>
        </w:rPr>
        <w:t>about one</w:t>
      </w:r>
      <w:r w:rsidR="004A7B0C" w:rsidRPr="0084756E">
        <w:rPr>
          <w:rStyle w:val="normaltextrun"/>
          <w:rFonts w:ascii="Times New Roman" w:hAnsi="Times New Roman" w:cs="Times New Roman"/>
          <w:color w:val="000000"/>
          <w:shd w:val="clear" w:color="auto" w:fill="FFFFFF"/>
        </w:rPr>
        <w:t xml:space="preserve"> additional generation (Fig. 3E).</w:t>
      </w:r>
    </w:p>
    <w:p w14:paraId="6188967F" w14:textId="59651825" w:rsidR="00717F15" w:rsidRPr="0084756E" w:rsidRDefault="002A7F33" w:rsidP="000A3D8D">
      <w:pPr>
        <w:pStyle w:val="BodyText"/>
        <w:spacing w:line="480" w:lineRule="auto"/>
        <w:rPr>
          <w:rFonts w:ascii="Times New Roman" w:hAnsi="Times New Roman" w:cs="Times New Roman"/>
          <w:b/>
          <w:bCs/>
        </w:rPr>
      </w:pPr>
      <w:r w:rsidRPr="0084756E">
        <w:rPr>
          <w:rFonts w:ascii="Times New Roman" w:hAnsi="Times New Roman" w:cs="Times New Roman"/>
          <w:b/>
          <w:bCs/>
        </w:rPr>
        <w:t>Insights</w:t>
      </w:r>
      <w:r w:rsidR="00717F15" w:rsidRPr="0084756E">
        <w:rPr>
          <w:rFonts w:ascii="Times New Roman" w:hAnsi="Times New Roman" w:cs="Times New Roman"/>
          <w:b/>
          <w:bCs/>
        </w:rPr>
        <w:t xml:space="preserve">, </w:t>
      </w:r>
      <w:r w:rsidR="00AD47E1" w:rsidRPr="0084756E">
        <w:rPr>
          <w:rFonts w:ascii="Times New Roman" w:hAnsi="Times New Roman" w:cs="Times New Roman"/>
          <w:b/>
          <w:bCs/>
        </w:rPr>
        <w:t>limitations,</w:t>
      </w:r>
      <w:r w:rsidR="00717F15" w:rsidRPr="0084756E">
        <w:rPr>
          <w:rFonts w:ascii="Times New Roman" w:hAnsi="Times New Roman" w:cs="Times New Roman"/>
          <w:b/>
          <w:bCs/>
        </w:rPr>
        <w:t xml:space="preserve"> and future avenues:</w:t>
      </w:r>
    </w:p>
    <w:p w14:paraId="2F1E1B30" w14:textId="5C89277A" w:rsidR="00230636" w:rsidRPr="0084756E" w:rsidRDefault="00717F15"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Our study provides pathways to improve </w:t>
      </w:r>
      <w:r w:rsidR="002A7F33" w:rsidRPr="0084756E">
        <w:rPr>
          <w:rFonts w:ascii="Times New Roman" w:hAnsi="Times New Roman" w:cs="Times New Roman"/>
        </w:rPr>
        <w:t xml:space="preserve">the </w:t>
      </w:r>
      <w:r w:rsidRPr="0084756E">
        <w:rPr>
          <w:rFonts w:ascii="Times New Roman" w:hAnsi="Times New Roman" w:cs="Times New Roman"/>
        </w:rPr>
        <w:t>ecological basis of</w:t>
      </w:r>
      <w:r w:rsidR="00EB5187" w:rsidRPr="0084756E">
        <w:rPr>
          <w:rFonts w:ascii="Times New Roman" w:hAnsi="Times New Roman" w:cs="Times New Roman"/>
        </w:rPr>
        <w:t xml:space="preserve"> </w:t>
      </w:r>
      <w:r w:rsidR="002A7F33" w:rsidRPr="0084756E">
        <w:rPr>
          <w:rFonts w:ascii="Times New Roman" w:hAnsi="Times New Roman" w:cs="Times New Roman"/>
        </w:rPr>
        <w:t xml:space="preserve">macroscale forecasts </w:t>
      </w:r>
      <w:r w:rsidR="00557A33" w:rsidRPr="0084756E">
        <w:rPr>
          <w:rFonts w:ascii="Times New Roman" w:hAnsi="Times New Roman" w:cs="Times New Roman"/>
        </w:rPr>
        <w:t xml:space="preserve">from </w:t>
      </w:r>
      <w:r w:rsidR="00EB5187" w:rsidRPr="0084756E">
        <w:rPr>
          <w:rFonts w:ascii="Times New Roman" w:hAnsi="Times New Roman" w:cs="Times New Roman"/>
        </w:rPr>
        <w:t>process-based</w:t>
      </w:r>
      <w:r w:rsidRPr="0084756E">
        <w:rPr>
          <w:rFonts w:ascii="Times New Roman" w:hAnsi="Times New Roman" w:cs="Times New Roman"/>
        </w:rPr>
        <w:t xml:space="preserve"> phenolog</w:t>
      </w:r>
      <w:r w:rsidR="00EB5187" w:rsidRPr="0084756E">
        <w:rPr>
          <w:rFonts w:ascii="Times New Roman" w:hAnsi="Times New Roman" w:cs="Times New Roman"/>
        </w:rPr>
        <w:t>ical</w:t>
      </w:r>
      <w:r w:rsidRPr="0084756E">
        <w:rPr>
          <w:rFonts w:ascii="Times New Roman" w:hAnsi="Times New Roman" w:cs="Times New Roman"/>
        </w:rPr>
        <w:t xml:space="preserve"> models</w:t>
      </w:r>
      <w:r w:rsidR="00557A33" w:rsidRPr="0084756E">
        <w:rPr>
          <w:rFonts w:ascii="Times New Roman" w:hAnsi="Times New Roman" w:cs="Times New Roman"/>
        </w:rPr>
        <w:t>,</w:t>
      </w:r>
      <w:bookmarkStart w:id="13" w:name="conclusions-and-future-avenues"/>
      <w:bookmarkEnd w:id="7"/>
      <w:bookmarkEnd w:id="8"/>
      <w:r w:rsidR="00E656E5" w:rsidRPr="0084756E">
        <w:rPr>
          <w:rFonts w:ascii="Times New Roman" w:hAnsi="Times New Roman" w:cs="Times New Roman"/>
        </w:rPr>
        <w:t xml:space="preserve"> a major goal of crop-pest research. Specifically, our case study supports us</w:t>
      </w:r>
      <w:r w:rsidR="00557A33" w:rsidRPr="0084756E">
        <w:rPr>
          <w:rFonts w:ascii="Times New Roman" w:hAnsi="Times New Roman" w:cs="Times New Roman"/>
        </w:rPr>
        <w:t>ing</w:t>
      </w:r>
      <w:r w:rsidR="00E656E5" w:rsidRPr="0084756E">
        <w:rPr>
          <w:rFonts w:ascii="Times New Roman" w:hAnsi="Times New Roman" w:cs="Times New Roman"/>
        </w:rPr>
        <w:t xml:space="preserve"> model selection on nonlinear thermal performance curves to predict phenology</w:t>
      </w:r>
      <w:r w:rsidR="00AD47E1" w:rsidRPr="0084756E">
        <w:rPr>
          <w:rFonts w:ascii="Times New Roman" w:hAnsi="Times New Roman" w:cs="Times New Roman"/>
        </w:rPr>
        <w:t xml:space="preserve"> </w:t>
      </w:r>
      <w:r w:rsidR="00AD47E1" w:rsidRPr="0084756E">
        <w:rPr>
          <w:rFonts w:ascii="Times New Roman" w:hAnsi="Times New Roman" w:cs="Times New Roman"/>
        </w:rPr>
        <w:fldChar w:fldCharType="begin"/>
      </w:r>
      <w:r w:rsidR="00AD47E1" w:rsidRPr="0084756E">
        <w:rPr>
          <w:rFonts w:ascii="Times New Roman" w:hAnsi="Times New Roman" w:cs="Times New Roman"/>
        </w:rPr>
        <w:instrText xml:space="preserve"> ADDIN ZOTERO_ITEM CSL_CITATION {"citationID":"ROg0Mjou","properties":{"formattedCitation":"(Quinn 2017)","plainCitation":"(Quinn 2017)","noteIndex":0},"citationItems":[{"id":5343,"uris":["http://zotero.org/users/8911623/items/UWMG8WRX"],"itemData":{"id":5343,"type":"article-journal","abstract":"Temperature-dependent development influences production rates of arthropods, including crustaceans important to fisheries and agricultural pests. Numerous candidate equation types (development functions) exist to describe the effect of temperature on development time, yet most studies use only a single type of equation and there is no consensus as to which, if any model predicts development rates better than the others, nor what the consequences of selecting a potentially incorrect model equation are on predicted development times. In this study, a literature search was performed of studies fitting development functions to development data of arthropod larvae (99 species). The published data of most (79) of these species were then fit with 33 commonly-used development functions. Overall performance of each function type and consequences of using a function other than the best one to model data were assessed. Performance was also related to taxonomy and the range of temperatures examined. The majority (91.1%) of studies were found to not use the best function out of those tested. Using the incorrect model lead to significantly less accurate (e.g., mean difference±SE 85.9±27.4%, range: −1.7 to 1725.5%) predictions of development times than the best function. Overall, more complex functions performed poorly relative to simpler ones. However, performance of some complex functions improved when wide temperature ranges were tested, which tended to be confined to studies of insects or arachnids compared with those of crustaceans. Results indicate the biological significance of choosing the best-fitting model to describe temperature-dependent development time data.","container-title":"Journal of Thermal Biology","DOI":"10.1016/j.jtherbio.2016.11.013","ISSN":"0306-4565","journalAbbreviation":"Journal of Thermal Biology","language":"en","page":"65-77","source":"ScienceDirect","title":"A critical review of the use and performance of different function types for modeling temperature-dependent development of arthropod larvae","volume":"63","author":[{"family":"Quinn","given":"Brady K."}],"issued":{"date-parts":[["2017",1,1]]},"citation-key":"quinn2017b"}}],"schema":"https://github.com/citation-style-language/schema/raw/master/csl-citation.json"}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(Quinn 2017)</w:t>
      </w:r>
      <w:r w:rsidR="00AD47E1" w:rsidRPr="0084756E">
        <w:rPr>
          <w:rFonts w:ascii="Times New Roman" w:hAnsi="Times New Roman" w:cs="Times New Roman"/>
        </w:rPr>
        <w:fldChar w:fldCharType="end"/>
      </w:r>
      <w:r w:rsidR="00E656E5" w:rsidRPr="0084756E">
        <w:rPr>
          <w:rFonts w:ascii="Times New Roman" w:hAnsi="Times New Roman" w:cs="Times New Roman"/>
        </w:rPr>
        <w:t>. Moreover,</w:t>
      </w:r>
      <w:r w:rsidR="00B50F73" w:rsidRPr="0084756E">
        <w:rPr>
          <w:rFonts w:ascii="Times New Roman" w:hAnsi="Times New Roman" w:cs="Times New Roman"/>
        </w:rPr>
        <w:t xml:space="preserve"> our approach regards</w:t>
      </w:r>
      <w:r w:rsidR="00E656E5" w:rsidRPr="0084756E">
        <w:rPr>
          <w:rFonts w:ascii="Times New Roman" w:hAnsi="Times New Roman" w:cs="Times New Roman"/>
        </w:rPr>
        <w:t xml:space="preserve"> specific attributes of the TPCs besides thermal traits —usually </w:t>
      </w:r>
      <m:oMath>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min</m:t>
            </m:r>
          </m:sub>
        </m:sSub>
      </m:oMath>
      <w:r w:rsidR="00E656E5" w:rsidRPr="0084756E">
        <w:rPr>
          <w:rFonts w:ascii="Times New Roman" w:hAnsi="Times New Roman" w:cs="Times New Roman"/>
        </w:rPr>
        <w:t xml:space="preserve">, </w:t>
      </w:r>
      <m:oMath>
        <m:r>
          <w:rPr>
            <w:rFonts w:ascii="Cambria Math" w:hAnsi="Cambria Math" w:cs="Times New Roman"/>
          </w:rPr>
          <m:t>C</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max</m:t>
            </m:r>
          </m:sub>
        </m:sSub>
      </m:oMath>
      <w:r w:rsidR="00E656E5" w:rsidRPr="0084756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opt</m:t>
            </m:r>
          </m:sub>
        </m:sSub>
      </m:oMath>
      <w:r w:rsidR="00E656E5" w:rsidRPr="0084756E">
        <w:rPr>
          <w:rFonts w:ascii="Times New Roman" w:hAnsi="Times New Roman" w:cs="Times New Roman"/>
        </w:rPr>
        <w:t>— such as convexity (Khelifa et al. 2019), ontogenetic variation</w:t>
      </w:r>
      <w:r w:rsidR="00AD47E1" w:rsidRPr="0084756E">
        <w:rPr>
          <w:rFonts w:ascii="Times New Roman" w:hAnsi="Times New Roman" w:cs="Times New Roman"/>
        </w:rPr>
        <w:t xml:space="preserve"> </w:t>
      </w:r>
      <w:r w:rsidR="00AD47E1" w:rsidRPr="0084756E">
        <w:rPr>
          <w:rFonts w:ascii="Times New Roman" w:hAnsi="Times New Roman" w:cs="Times New Roman"/>
        </w:rPr>
        <w:fldChar w:fldCharType="begin"/>
      </w:r>
      <w:r w:rsidR="00AD47E1" w:rsidRPr="0084756E">
        <w:rPr>
          <w:rFonts w:ascii="Times New Roman" w:hAnsi="Times New Roman" w:cs="Times New Roman"/>
        </w:rPr>
        <w:instrText xml:space="preserve"> ADDIN ZOTERO_ITEM CSL_CITATION {"citationID":"EChSoOG4","properties":{"formattedCitation":"(Kingsolver et al. 2011, Greiser et al. 2022)","plainCitation":"(Kingsolver et al. 2011, Greiser et al. 2022)","noteIndex":0},"citationItems":[{"id":1014,"uris":["http://zotero.org/users/8911623/items/RDF3IW4S"],"itemData":{"id":1014,"type":"article-journal","abstract":"Many organisms have complex life cycles with distinct life stages that experience different environmental conditions. How does the complexity of life cycles affect the ecological and evolutionary responses of organisms to climate change? We address this question by exploring several recent case studies and synthetic analyses of insects. First, different life stages may inhabit different microhabitats, and may differ in their thermal sensitivities and other traits that are important for responses to climate. For example, the life stages of Manduca experience different patterns of thermal and hydric variability, and differ in tolerance to high temperatures. Second, life stages may differ in their mechanisms for adaptation to local climatic conditions. For example, in Colias, larvae in different geographic populations and species adapt to local climate via differences in optimal and maximal temperatures for feeding and growth, whereas adults adapt via differences in melanin of the wings and in other morphological traits. Third, we extend a recent analysis of the temperature-dependence of insect population growth to demonstrate how changes in temperature can differently impact juvenile survival and adult reproduction. In both temperate and tropical regions, high rates of adult reproduction in a given environment may not be realized if occasional, high temperatures prevent survival to maturity. This suggests that considering the differing responses of multiple life stages is essential to understand the ecological and evolutionary consequences of climate change.","container-title":"Integrative and Comparative Biology","DOI":"10.1093/icb/icr015","ISSN":"1540-7063","issue":"5","journalAbbreviation":"Integrative and Comparative Biology","page":"719-732","source":"Silverchair","title":"Complex Life Cycles and the Responses of Insects to Climate Change","volume":"51","author":[{"family":"Kingsolver","given":"Joel G."},{"family":"Arthur Woods","given":"H."},{"family":"Buckley","given":"Lauren B."},{"family":"Potter","given":"Kristen A."},{"family":"MacLean","given":"Heidi J."},{"family":"Higgins","given":"Jessica K."}],"issued":{"date-parts":[["2011",11,1]]},"citation-key":"kingsolver2011"}},{"id":4381,"uris":["http://zotero.org/users/8911623/items/H2XNHQAM"],"itemData":{"id":4381,"type":"article-journal","abstract":"Temperature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(Kingsolver et al. 2011, Greiser et al. 2022)</w:t>
      </w:r>
      <w:r w:rsidR="00AD47E1" w:rsidRPr="0084756E">
        <w:rPr>
          <w:rFonts w:ascii="Times New Roman" w:hAnsi="Times New Roman" w:cs="Times New Roman"/>
        </w:rPr>
        <w:fldChar w:fldCharType="end"/>
      </w:r>
      <w:r w:rsidR="00E656E5" w:rsidRPr="0084756E">
        <w:rPr>
          <w:rFonts w:ascii="Times New Roman" w:hAnsi="Times New Roman" w:cs="Times New Roman"/>
        </w:rPr>
        <w:t xml:space="preserve">, and the time scale at which forecasts are projected </w:t>
      </w:r>
      <w:r w:rsidR="00AD47E1" w:rsidRPr="0084756E">
        <w:rPr>
          <w:rFonts w:ascii="Times New Roman" w:hAnsi="Times New Roman" w:cs="Times New Roman"/>
        </w:rPr>
        <w:fldChar w:fldCharType="begin"/>
      </w:r>
      <w:r w:rsidR="00AD47E1" w:rsidRPr="0084756E">
        <w:rPr>
          <w:rFonts w:ascii="Times New Roman" w:hAnsi="Times New Roman" w:cs="Times New Roman"/>
        </w:rPr>
        <w:instrText xml:space="preserve"> ADDIN ZOTERO_ITEM CSL_CITATION {"citationID":"EG5GKF14","properties":{"formattedCitation":"(von Schmalensee et al. 2021)","plainCitation":"(von Schmalensee et al. 2021)","noteIndex":0},"citationItems":[{"id":1318,"uris":["http://zotero.org/users/8911623/items/PY74EGMC"],"itemData":{"id":1318,"type":"article-journal","abstract":"External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(von Schmalensee et al. 2021)</w:t>
      </w:r>
      <w:r w:rsidR="00AD47E1" w:rsidRPr="0084756E">
        <w:rPr>
          <w:rFonts w:ascii="Times New Roman" w:hAnsi="Times New Roman" w:cs="Times New Roman"/>
        </w:rPr>
        <w:fldChar w:fldCharType="end"/>
      </w:r>
      <w:r w:rsidR="00E656E5" w:rsidRPr="0084756E">
        <w:rPr>
          <w:rFonts w:ascii="Times New Roman" w:hAnsi="Times New Roman" w:cs="Times New Roman"/>
        </w:rPr>
        <w:t xml:space="preserve"> </w:t>
      </w:r>
      <w:r w:rsidR="00B50F73" w:rsidRPr="0084756E">
        <w:rPr>
          <w:rFonts w:ascii="Times New Roman" w:hAnsi="Times New Roman" w:cs="Times New Roman"/>
        </w:rPr>
        <w:t xml:space="preserve">that </w:t>
      </w:r>
      <w:r w:rsidR="00EB5187" w:rsidRPr="0084756E">
        <w:rPr>
          <w:rFonts w:ascii="Times New Roman" w:hAnsi="Times New Roman" w:cs="Times New Roman"/>
        </w:rPr>
        <w:t xml:space="preserve">we suggest to </w:t>
      </w:r>
      <w:r w:rsidR="00E656E5" w:rsidRPr="0084756E">
        <w:rPr>
          <w:rFonts w:ascii="Times New Roman" w:hAnsi="Times New Roman" w:cs="Times New Roman"/>
        </w:rPr>
        <w:t xml:space="preserve">be </w:t>
      </w:r>
      <w:r w:rsidR="00EB5187" w:rsidRPr="0084756E">
        <w:rPr>
          <w:rFonts w:ascii="Times New Roman" w:hAnsi="Times New Roman" w:cs="Times New Roman"/>
        </w:rPr>
        <w:t xml:space="preserve">incorporated </w:t>
      </w:r>
      <w:r w:rsidR="00E656E5" w:rsidRPr="0084756E">
        <w:rPr>
          <w:rFonts w:ascii="Times New Roman" w:hAnsi="Times New Roman" w:cs="Times New Roman"/>
        </w:rPr>
        <w:t>in future forecasts.</w:t>
      </w:r>
    </w:p>
    <w:p w14:paraId="154580C9" w14:textId="396C68C7" w:rsidR="00230636" w:rsidRPr="0084756E" w:rsidRDefault="005C6A19" w:rsidP="000A3D8D">
      <w:pPr>
        <w:pStyle w:val="BodyText"/>
        <w:spacing w:line="480" w:lineRule="auto"/>
        <w:rPr>
          <w:rFonts w:ascii="Times New Roman" w:hAnsi="Times New Roman" w:cs="Times New Roman"/>
        </w:rPr>
      </w:pPr>
      <w:r w:rsidRPr="0084756E">
        <w:rPr>
          <w:rFonts w:ascii="Times New Roman" w:hAnsi="Times New Roman" w:cs="Times New Roman"/>
        </w:rPr>
        <w:t>Both d</w:t>
      </w:r>
      <w:r w:rsidR="00CE1F9E" w:rsidRPr="0084756E">
        <w:rPr>
          <w:rFonts w:ascii="Times New Roman" w:hAnsi="Times New Roman" w:cs="Times New Roman"/>
        </w:rPr>
        <w:t xml:space="preserve">evelopmental process-based nonlinear models </w:t>
      </w:r>
      <w:r w:rsidRPr="0084756E">
        <w:rPr>
          <w:rFonts w:ascii="Times New Roman" w:hAnsi="Times New Roman" w:cs="Times New Roman"/>
        </w:rPr>
        <w:t xml:space="preserve">and derived phenological forecasts </w:t>
      </w:r>
      <w:r w:rsidR="00CE1F9E" w:rsidRPr="0084756E">
        <w:rPr>
          <w:rFonts w:ascii="Times New Roman" w:hAnsi="Times New Roman" w:cs="Times New Roman"/>
        </w:rPr>
        <w:t xml:space="preserve">have been increasingly used in recent </w:t>
      </w:r>
      <w:r w:rsidR="00AD47E1" w:rsidRPr="0084756E">
        <w:rPr>
          <w:rFonts w:ascii="Times New Roman" w:hAnsi="Times New Roman" w:cs="Times New Roman"/>
        </w:rPr>
        <w:t>years</w:t>
      </w:r>
      <w:r w:rsidR="00CE1F9E" w:rsidRPr="0084756E">
        <w:rPr>
          <w:rFonts w:ascii="Times New Roman" w:hAnsi="Times New Roman" w:cs="Times New Roman"/>
        </w:rPr>
        <w:t xml:space="preserve"> </w:t>
      </w:r>
      <w:r w:rsidRPr="0084756E">
        <w:rPr>
          <w:rFonts w:ascii="Times New Roman" w:hAnsi="Times New Roman" w:cs="Times New Roman"/>
        </w:rPr>
        <w:t>(</w:t>
      </w:r>
      <w:proofErr w:type="spellStart"/>
      <w:r w:rsidR="00AD47E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{"citationID":"SVCNf03p","properties":{"formattedCitation":"(Rebaudo and Rabhi 2018)","plainCitation":"(Rebaudo and Rabhi 2018)","dontUpdate":true,"noteIndex":0},"citationItems":[{"id":1362,"uris":["http://zotero.org/users/8911623/items/GYHJNY4P"],"itemData":{"id":1362,"type":"article-journal","abstract":"The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AD47E1" w:rsidRPr="0084756E">
        <w:rPr>
          <w:rFonts w:ascii="Times New Roman" w:hAnsi="Times New Roman" w:cs="Times New Roman"/>
        </w:rPr>
        <w:fldChar w:fldCharType="separate"/>
      </w:r>
      <w:r w:rsidR="00AD47E1" w:rsidRPr="0084756E">
        <w:rPr>
          <w:rFonts w:ascii="Times New Roman" w:hAnsi="Times New Roman" w:cs="Times New Roman"/>
        </w:rPr>
        <w:t>Rebaudo</w:t>
      </w:r>
      <w:proofErr w:type="spellEnd"/>
      <w:r w:rsidR="00AD47E1" w:rsidRPr="0084756E">
        <w:rPr>
          <w:rFonts w:ascii="Times New Roman" w:hAnsi="Times New Roman" w:cs="Times New Roman"/>
        </w:rPr>
        <w:t xml:space="preserve"> and Rabhi 2018</w:t>
      </w:r>
      <w:r w:rsidR="00AD47E1" w:rsidRPr="0084756E">
        <w:rPr>
          <w:rFonts w:ascii="Times New Roman" w:hAnsi="Times New Roman" w:cs="Times New Roman"/>
        </w:rPr>
        <w:fldChar w:fldCharType="end"/>
      </w:r>
      <w:r w:rsidR="00CE1F9E" w:rsidRPr="0084756E">
        <w:rPr>
          <w:rFonts w:ascii="Times New Roman" w:hAnsi="Times New Roman" w:cs="Times New Roman"/>
        </w:rPr>
        <w:t xml:space="preserve">, </w:t>
      </w:r>
      <w:r w:rsidR="00AD47E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{"citationID":"uI83yvO8","properties":{"formattedCitation":"(von Schmalensee et al. 2021, Greiser et al. 2022, Damos et al. 2023)","plainCitation":"(von Schmalensee et al. 2021, Greiser et al. 2022, Damos et al. 2023)","dontUpdate":true,"noteIndex":0},"citationItems":[{"id":1318,"uris":["http://zotero.org/users/8911623/items/PY74EGMC"],"itemData":{"id":1318,"type":"article-journal","abstract":"External conditions can drive biological rates in ectotherms by directly influencing body temperatures. While estimating the temperature dependence of performance traits such as growth and development rate is feasible under controlled laboratory settings, predictions in nature are difficult. One major challenge lies in translating performance under constant conditions to fluctuating environments. Using the butterfly Pieris napi as model system, we show that development rate, an important fitness trait, can be accurately predicted in the field using models parameterized under constant laboratory temperatures. Additionally, using a factorial design, we show that accurate predictions can be made across microhabitats but critically hinge on adequate consideration of non-linearity in reaction norms, spatial heterogeneity in microclimate and temporal variation in temperature. Our empirical results are also supported by a comparison of published and simulated data. Conclusively, our combined results suggest that, discounting direct effects of temperature, insect development rates are generally unaffected by thermal fluctuations.","container-title":"Ecology Letters","DOI":"10.1111/ele.13779","ISSN":"1461-0248","issue":"8","language":"en","note":"_eprint: https://onlinelibrary.wiley.com/doi/pdf/10.1111/ele.13779","page":"1633-1645","source":"Wiley Online Library","title":"Thermal performance under constant temperatures can accurately predict insect development times across naturally variable microclimates","volume":"24","author":[{"family":"Schmalensee","given":"Loke","non-dropping-particle":"von"},{"family":"Hulda Gunnarsdóttir","given":"Katrín"},{"family":"Näslund","given":"Joacim"},{"family":"Gotthard","given":"Karl"},{"family":"Lehmann","given":"Philipp"}],"issued":{"date-parts":[["2021"]]},"citation-key":"vonschmalensee2021"}},{"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id":5768,"uris":["http://zotero.org/users/8911623/items/UXXDS26P"],"itemData":{"id":5768,"type":"article-journal","abstract":"In this work, we use developmental rate models to predict egg laying activity and succession of generations of T. urticae populations under field conditions in the Prespa lakes region in Northern Greece. Moreover, the developmental rate model predictions are related to accumulated heat summations to be compared with actual bean damage and to generate pest-specific degree-day risk thresholds. The oviposition was predicted to start at 57.7 DD, while the first peak in egg laying was estimated to be at 141.8 DD. The second and third peak in egg production were predicted to occur at 321.1 and 470.5 DD, respectively. At the degree-day risk threshold, half development of the first summer generation was estimated at 187 DD and 234 DDm while for the second, it was estimated at 505 DD and 547 DD for 2021 and 2022, respectively. According to th</w:instrText>
      </w:r>
      <w:r w:rsidR="007A4E87" w:rsidRPr="007A4E87">
        <w:rPr>
          <w:rFonts w:ascii="Times New Roman" w:hAnsi="Times New Roman" w:cs="Times New Roman"/>
          <w:lang w:val="es-ES"/>
        </w:rPr>
        <w:instrText xml:space="preserve">e model predictions, no significant differences were observed in the mean generation time (total egg to adult development) of T. urticae between the two observation years (t = 0.01, df = 15, p = 0.992). The total generation time was estimated at 249.3 (±7.7) and 249.2 (±6.7), for 2021 and 2022, respectively. The current models will contribute towards predictions of the seasonal occurrence and oviposition of T. urticae to be used in pest management decision-making. Moreover, the development of population model is a prerequisite for the buildup and implementation of smart plant protection solutions.","container-title":"Agriculture","DOI":"10.3390/agriculture13040756","ISSN":"2077-0472","issue":"4","language":"en","license":"http://creativecommons.org/licenses/by/3.0/","note":"number: 4\npublisher: Multidisciplinary Digital Publishing Institute","page":"756","source":"www.mdpi.com","title":"Predicting the Occurrence and Risk Damage Caused by the Two-Spotted Spider Mite Tetranychus urticae (Koch) in Dry Beans (Phaseolus vulgaris L.) Combining Rate and Heat Summation Models for Digital Decisions Support","volume":"13","author":[{"family":"Damos","given":"Petros"},{"family":"Papathanasiou","given":"Fokion"},{"family":"Tsikos","given":"Evaggelos"},{"family":"Kyriakidis","given":"Thomas"},{"family":"Louta","given":"Malamati"}],"issued":{"date-parts":[["2023",4]]},"citation-key":"damos2023"}}],"schema":"https://github.com/citation-style-language/schema/raw/master/csl-citation.json"} </w:instrText>
      </w:r>
      <w:r w:rsidR="00AD47E1" w:rsidRPr="0084756E">
        <w:rPr>
          <w:rFonts w:ascii="Times New Roman" w:hAnsi="Times New Roman" w:cs="Times New Roman"/>
        </w:rPr>
        <w:fldChar w:fldCharType="separate"/>
      </w:r>
      <w:proofErr w:type="spellStart"/>
      <w:r w:rsidR="00AD47E1" w:rsidRPr="0084756E">
        <w:rPr>
          <w:rFonts w:ascii="Times New Roman" w:hAnsi="Times New Roman" w:cs="Times New Roman"/>
          <w:lang w:val="es-ES"/>
        </w:rPr>
        <w:t>von</w:t>
      </w:r>
      <w:proofErr w:type="spellEnd"/>
      <w:r w:rsidR="00AD47E1" w:rsidRPr="0084756E">
        <w:rPr>
          <w:rFonts w:ascii="Times New Roman" w:hAnsi="Times New Roman" w:cs="Times New Roman"/>
          <w:lang w:val="es-ES"/>
        </w:rPr>
        <w:t xml:space="preserve"> </w:t>
      </w:r>
      <w:proofErr w:type="spellStart"/>
      <w:r w:rsidR="00AD47E1" w:rsidRPr="0084756E">
        <w:rPr>
          <w:rFonts w:ascii="Times New Roman" w:hAnsi="Times New Roman" w:cs="Times New Roman"/>
          <w:lang w:val="es-ES"/>
        </w:rPr>
        <w:t>Schmalensee</w:t>
      </w:r>
      <w:proofErr w:type="spellEnd"/>
      <w:r w:rsidR="00AD47E1" w:rsidRPr="0084756E">
        <w:rPr>
          <w:rFonts w:ascii="Times New Roman" w:hAnsi="Times New Roman" w:cs="Times New Roman"/>
          <w:lang w:val="es-ES"/>
        </w:rPr>
        <w:t xml:space="preserve"> et al. 2021, Greiser et al. 2022, Damos et al. 2023)</w:t>
      </w:r>
      <w:r w:rsidR="00AD47E1" w:rsidRPr="0084756E">
        <w:rPr>
          <w:rFonts w:ascii="Times New Roman" w:hAnsi="Times New Roman" w:cs="Times New Roman"/>
        </w:rPr>
        <w:fldChar w:fldCharType="end"/>
      </w:r>
      <w:r w:rsidR="00CE1F9E" w:rsidRPr="0084756E">
        <w:rPr>
          <w:rFonts w:ascii="Times New Roman" w:hAnsi="Times New Roman" w:cs="Times New Roman"/>
          <w:lang w:val="es-ES"/>
        </w:rPr>
        <w:t xml:space="preserve">. </w:t>
      </w:r>
      <w:r w:rsidR="00CE1F9E" w:rsidRPr="0084756E">
        <w:rPr>
          <w:rFonts w:ascii="Times New Roman" w:hAnsi="Times New Roman" w:cs="Times New Roman"/>
        </w:rPr>
        <w:t>However, their predictive ability</w:t>
      </w:r>
      <w:r w:rsidRPr="0084756E">
        <w:rPr>
          <w:rFonts w:ascii="Times New Roman" w:hAnsi="Times New Roman" w:cs="Times New Roman"/>
        </w:rPr>
        <w:t xml:space="preserve"> is limited</w:t>
      </w:r>
      <w:r w:rsidR="00EB5187" w:rsidRPr="0084756E">
        <w:rPr>
          <w:rFonts w:ascii="Times New Roman" w:hAnsi="Times New Roman" w:cs="Times New Roman"/>
        </w:rPr>
        <w:t xml:space="preserve">. </w:t>
      </w:r>
      <w:r w:rsidR="00A64631" w:rsidRPr="0084756E">
        <w:rPr>
          <w:rFonts w:ascii="Times New Roman" w:hAnsi="Times New Roman" w:cs="Times New Roman"/>
        </w:rPr>
        <w:t xml:space="preserve">We next </w:t>
      </w:r>
      <w:r w:rsidR="00AD47E1" w:rsidRPr="0084756E">
        <w:rPr>
          <w:rFonts w:ascii="Times New Roman" w:hAnsi="Times New Roman" w:cs="Times New Roman"/>
        </w:rPr>
        <w:lastRenderedPageBreak/>
        <w:t xml:space="preserve">suggest </w:t>
      </w:r>
      <w:r w:rsidR="00A64631" w:rsidRPr="0084756E">
        <w:rPr>
          <w:rFonts w:ascii="Times New Roman" w:hAnsi="Times New Roman" w:cs="Times New Roman"/>
        </w:rPr>
        <w:t xml:space="preserve">how integration of several aspects of targeted species thermal ecology </w:t>
      </w:r>
      <w:r w:rsidR="00200B5D" w:rsidRPr="0084756E">
        <w:rPr>
          <w:rFonts w:ascii="Times New Roman" w:hAnsi="Times New Roman" w:cs="Times New Roman"/>
        </w:rPr>
        <w:t xml:space="preserve">(see example for our target species, </w:t>
      </w:r>
      <w:r w:rsidR="00200B5D" w:rsidRPr="0084756E">
        <w:rPr>
          <w:rFonts w:ascii="Times New Roman" w:hAnsi="Times New Roman" w:cs="Times New Roman"/>
          <w:i/>
          <w:iCs/>
        </w:rPr>
        <w:t xml:space="preserve">P. </w:t>
      </w:r>
      <w:proofErr w:type="spellStart"/>
      <w:r w:rsidR="00200B5D" w:rsidRPr="0084756E">
        <w:rPr>
          <w:rFonts w:ascii="Times New Roman" w:hAnsi="Times New Roman" w:cs="Times New Roman"/>
          <w:i/>
          <w:iCs/>
        </w:rPr>
        <w:t>rapae</w:t>
      </w:r>
      <w:proofErr w:type="spellEnd"/>
      <w:r w:rsidR="00200B5D" w:rsidRPr="0084756E">
        <w:rPr>
          <w:rFonts w:ascii="Times New Roman" w:hAnsi="Times New Roman" w:cs="Times New Roman"/>
          <w:i/>
          <w:iCs/>
        </w:rPr>
        <w:t>,</w:t>
      </w:r>
      <w:r w:rsidR="00200B5D" w:rsidRPr="0084756E">
        <w:rPr>
          <w:rFonts w:ascii="Times New Roman" w:hAnsi="Times New Roman" w:cs="Times New Roman"/>
        </w:rPr>
        <w:t xml:space="preserve"> in Table S2 in Sup. Inf.) </w:t>
      </w:r>
      <w:r w:rsidR="00A64631" w:rsidRPr="0084756E">
        <w:rPr>
          <w:rFonts w:ascii="Times New Roman" w:hAnsi="Times New Roman" w:cs="Times New Roman"/>
        </w:rPr>
        <w:t xml:space="preserve">may </w:t>
      </w:r>
      <w:r w:rsidR="00997010" w:rsidRPr="0084756E">
        <w:rPr>
          <w:rFonts w:ascii="Times New Roman" w:hAnsi="Times New Roman" w:cs="Times New Roman"/>
        </w:rPr>
        <w:t>aid</w:t>
      </w:r>
      <w:r w:rsidR="0021182B" w:rsidRPr="0084756E">
        <w:rPr>
          <w:rFonts w:ascii="Times New Roman" w:hAnsi="Times New Roman" w:cs="Times New Roman"/>
        </w:rPr>
        <w:t xml:space="preserve"> </w:t>
      </w:r>
      <w:r w:rsidR="00AD47E1" w:rsidRPr="0084756E">
        <w:rPr>
          <w:rFonts w:ascii="Times New Roman" w:hAnsi="Times New Roman" w:cs="Times New Roman"/>
        </w:rPr>
        <w:t>overcom</w:t>
      </w:r>
      <w:r w:rsidR="00997010" w:rsidRPr="0084756E">
        <w:rPr>
          <w:rFonts w:ascii="Times New Roman" w:hAnsi="Times New Roman" w:cs="Times New Roman"/>
        </w:rPr>
        <w:t>ing</w:t>
      </w:r>
      <w:r w:rsidR="00AD47E1" w:rsidRPr="0084756E">
        <w:rPr>
          <w:rFonts w:ascii="Times New Roman" w:hAnsi="Times New Roman" w:cs="Times New Roman"/>
        </w:rPr>
        <w:t xml:space="preserve"> these limitations</w:t>
      </w:r>
      <w:r w:rsidR="00A64631" w:rsidRPr="0084756E">
        <w:rPr>
          <w:rFonts w:ascii="Times New Roman" w:hAnsi="Times New Roman" w:cs="Times New Roman"/>
        </w:rPr>
        <w:t>.</w:t>
      </w:r>
    </w:p>
    <w:p w14:paraId="4E7E659D" w14:textId="24D52D93" w:rsidR="00B50F73" w:rsidRPr="0084756E" w:rsidRDefault="00230636" w:rsidP="000A3D8D">
      <w:pPr>
        <w:pStyle w:val="BodyText"/>
        <w:numPr>
          <w:ilvl w:val="1"/>
          <w:numId w:val="6"/>
        </w:numPr>
        <w:spacing w:line="480" w:lineRule="auto"/>
        <w:rPr>
          <w:rFonts w:ascii="Times New Roman" w:hAnsi="Times New Roman" w:cs="Times New Roman"/>
        </w:rPr>
      </w:pPr>
      <w:r w:rsidRPr="0084756E">
        <w:rPr>
          <w:rFonts w:ascii="Times New Roman" w:hAnsi="Times New Roman" w:cs="Times New Roman"/>
          <w:i/>
          <w:iCs/>
        </w:rPr>
        <w:t>Direct factors affecting projection of phenological shifts</w:t>
      </w:r>
      <w:r w:rsidR="00B50F73" w:rsidRPr="0084756E">
        <w:rPr>
          <w:rFonts w:ascii="Times New Roman" w:hAnsi="Times New Roman" w:cs="Times New Roman"/>
          <w:i/>
          <w:iCs/>
        </w:rPr>
        <w:t>:</w:t>
      </w:r>
    </w:p>
    <w:p w14:paraId="0E6F935F" w14:textId="163AF9E1" w:rsidR="00F84572" w:rsidRPr="0084756E" w:rsidRDefault="00230636"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In addition to methodological </w:t>
      </w:r>
      <w:r w:rsidR="0021182B" w:rsidRPr="0084756E">
        <w:rPr>
          <w:rFonts w:ascii="Times New Roman" w:hAnsi="Times New Roman" w:cs="Times New Roman"/>
        </w:rPr>
        <w:t xml:space="preserve">and </w:t>
      </w:r>
      <w:r w:rsidR="00771FA1" w:rsidRPr="0084756E">
        <w:rPr>
          <w:rFonts w:ascii="Times New Roman" w:hAnsi="Times New Roman" w:cs="Times New Roman"/>
        </w:rPr>
        <w:t>statistic</w:t>
      </w:r>
      <w:r w:rsidR="0021182B" w:rsidRPr="0084756E">
        <w:rPr>
          <w:rFonts w:ascii="Times New Roman" w:hAnsi="Times New Roman" w:cs="Times New Roman"/>
        </w:rPr>
        <w:t>al</w:t>
      </w:r>
      <w:r w:rsidR="00771FA1" w:rsidRPr="0084756E">
        <w:rPr>
          <w:rFonts w:ascii="Times New Roman" w:hAnsi="Times New Roman" w:cs="Times New Roman"/>
        </w:rPr>
        <w:t xml:space="preserve"> </w:t>
      </w:r>
      <w:r w:rsidRPr="0084756E">
        <w:rPr>
          <w:rFonts w:ascii="Times New Roman" w:hAnsi="Times New Roman" w:cs="Times New Roman"/>
        </w:rPr>
        <w:t>limitations</w:t>
      </w:r>
      <w:r w:rsidR="00A64631" w:rsidRPr="0084756E">
        <w:rPr>
          <w:rFonts w:ascii="Times New Roman" w:hAnsi="Times New Roman" w:cs="Times New Roman"/>
        </w:rPr>
        <w:t xml:space="preserve"> (see</w:t>
      </w:r>
      <w:r w:rsidR="0097355C" w:rsidRPr="0084756E">
        <w:rPr>
          <w:rFonts w:ascii="Times New Roman" w:hAnsi="Times New Roman" w:cs="Times New Roman"/>
        </w:rPr>
        <w:t xml:space="preserve"> Section 4 in </w:t>
      </w:r>
      <w:r w:rsidR="00A64631" w:rsidRPr="0084756E">
        <w:rPr>
          <w:rFonts w:ascii="Times New Roman" w:hAnsi="Times New Roman" w:cs="Times New Roman"/>
        </w:rPr>
        <w:t>Sup. Inf.)</w:t>
      </w:r>
      <w:r w:rsidRPr="0084756E">
        <w:rPr>
          <w:rFonts w:ascii="Times New Roman" w:hAnsi="Times New Roman" w:cs="Times New Roman"/>
        </w:rPr>
        <w:t xml:space="preserve">, process-based models usually fail to account for ecological nuances that also limit their realism. The thermal basis underlying phenological responses to temperature </w:t>
      </w:r>
      <w:r w:rsidR="00897BA1" w:rsidRPr="0084756E">
        <w:rPr>
          <w:rFonts w:ascii="Times New Roman" w:hAnsi="Times New Roman" w:cs="Times New Roman"/>
        </w:rPr>
        <w:t>—</w:t>
      </w:r>
      <w:r w:rsidRPr="0084756E">
        <w:rPr>
          <w:rFonts w:ascii="Times New Roman" w:hAnsi="Times New Roman" w:cs="Times New Roman"/>
        </w:rPr>
        <w:t>i.e., the TPCs</w:t>
      </w:r>
      <w:r w:rsidR="00897BA1" w:rsidRPr="0084756E">
        <w:rPr>
          <w:rFonts w:ascii="Times New Roman" w:hAnsi="Times New Roman" w:cs="Times New Roman"/>
        </w:rPr>
        <w:t>—</w:t>
      </w:r>
      <w:r w:rsidRPr="0084756E">
        <w:rPr>
          <w:rFonts w:ascii="Times New Roman" w:hAnsi="Times New Roman" w:cs="Times New Roman"/>
        </w:rPr>
        <w:t xml:space="preserve"> may not be </w:t>
      </w:r>
      <w:r w:rsidR="00771FA1" w:rsidRPr="0084756E">
        <w:rPr>
          <w:rFonts w:ascii="Times New Roman" w:hAnsi="Times New Roman" w:cs="Times New Roman"/>
        </w:rPr>
        <w:t xml:space="preserve">stationary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{"citationID":"i6ghTrRC","properties":{"formattedCitation":"(Sinclair et al. 2012)","plainCitation":"(Sinclair et al. 2012)","noteIndex":0},"citationItems":[{"id":1383,"uris":["http://zotero.org/users/8911623/items/T6VSY64F"],"itemData":{"id":1383,"type":"article-journal","abstract":"Abstract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(Sinclair et al. 2012)</w:t>
      </w:r>
      <w:r w:rsidR="00771FA1" w:rsidRPr="0084756E">
        <w:rPr>
          <w:rFonts w:ascii="Times New Roman" w:hAnsi="Times New Roman" w:cs="Times New Roman"/>
        </w:rPr>
        <w:fldChar w:fldCharType="end"/>
      </w:r>
      <w:r w:rsidRPr="0084756E">
        <w:rPr>
          <w:rFonts w:ascii="Times New Roman" w:hAnsi="Times New Roman" w:cs="Times New Roman"/>
        </w:rPr>
        <w:t xml:space="preserve">, as they </w:t>
      </w:r>
      <w:r w:rsidR="00771FA1" w:rsidRPr="0084756E">
        <w:rPr>
          <w:rFonts w:ascii="Times New Roman" w:hAnsi="Times New Roman" w:cs="Times New Roman"/>
        </w:rPr>
        <w:t xml:space="preserve">directly </w:t>
      </w:r>
      <w:r w:rsidRPr="0084756E">
        <w:rPr>
          <w:rFonts w:ascii="Times New Roman" w:hAnsi="Times New Roman" w:cs="Times New Roman"/>
        </w:rPr>
        <w:t>covariate with several</w:t>
      </w:r>
      <w:r w:rsidR="00A64631" w:rsidRPr="0084756E">
        <w:rPr>
          <w:rFonts w:ascii="Times New Roman" w:hAnsi="Times New Roman" w:cs="Times New Roman"/>
        </w:rPr>
        <w:t xml:space="preserve"> </w:t>
      </w:r>
      <w:r w:rsidRPr="0084756E">
        <w:rPr>
          <w:rFonts w:ascii="Times New Roman" w:hAnsi="Times New Roman" w:cs="Times New Roman"/>
        </w:rPr>
        <w:t xml:space="preserve">factors. </w:t>
      </w:r>
    </w:p>
    <w:p w14:paraId="079AB87B" w14:textId="61A25E7C" w:rsidR="00230636" w:rsidRPr="0084756E" w:rsidRDefault="00230636" w:rsidP="000A3D8D">
      <w:pPr>
        <w:pStyle w:val="BodyText"/>
        <w:spacing w:line="480" w:lineRule="auto"/>
        <w:rPr>
          <w:rFonts w:ascii="Times New Roman" w:hAnsi="Times New Roman" w:cs="Times New Roman"/>
        </w:rPr>
      </w:pPr>
      <w:r w:rsidRPr="0084756E">
        <w:rPr>
          <w:rFonts w:ascii="Times New Roman" w:hAnsi="Times New Roman" w:cs="Times New Roman"/>
        </w:rPr>
        <w:t>First, phenological sensitivity to temperature increases with latitude</w:t>
      </w:r>
      <w:r w:rsidR="00F84572" w:rsidRPr="0084756E">
        <w:rPr>
          <w:rFonts w:ascii="Times New Roman" w:hAnsi="Times New Roman" w:cs="Times New Roman"/>
        </w:rPr>
        <w:t>, as other factors such as rainfall become more important for phenological shifts at lower latitudes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{"citationID":"pBTkBi2t","properties":{"formattedCitation":"(Cohen et al. 2018)","plainCitation":"(Cohen et al. 2018)","noteIndex":0},"citationItems":[{"id":571,"uris":["http://zotero.org/users/8911623/items/VKWD9CTZ"],"itemData":{"id":571,"type":"article-journal","container-title":"Nature Climate Change","DOI":"10.1038/s41558-018-0067-3","ISSN":"1758-678X, 1758-6798","issue":"3","language":"en","page":"224-228","source":"Crossref","title":"A global synthesis of animal phenological responses to climate change","volume":"8","author":[{"family":"Cohen","given":"Jeremy M."},{"family":"Lajeunesse","given":"Marc J."},{"family":"Rohr","given":"Jason R."}],"issued":{"date-parts":[["2018",3]]},"citation-key":"cohen2018"}}],"schema":"https://github.com/citation-style-language/schema/raw/master/csl-citation.json"}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(Cohen et al. 2018)</w:t>
      </w:r>
      <w:r w:rsidR="00771FA1" w:rsidRPr="0084756E">
        <w:rPr>
          <w:rFonts w:ascii="Times New Roman" w:hAnsi="Times New Roman" w:cs="Times New Roman"/>
        </w:rPr>
        <w:fldChar w:fldCharType="end"/>
      </w:r>
      <w:r w:rsidR="00F84572" w:rsidRPr="0084756E">
        <w:rPr>
          <w:rFonts w:ascii="Times New Roman" w:hAnsi="Times New Roman" w:cs="Times New Roman"/>
        </w:rPr>
        <w:t xml:space="preserve">. For example, </w:t>
      </w:r>
      <w:r w:rsidR="00AC11A7" w:rsidRPr="0084756E">
        <w:rPr>
          <w:rFonts w:ascii="Times New Roman" w:hAnsi="Times New Roman" w:cs="Times New Roman"/>
        </w:rPr>
        <w:t xml:space="preserve">in </w:t>
      </w:r>
      <w:r w:rsidR="00F84572" w:rsidRPr="0084756E">
        <w:rPr>
          <w:rFonts w:ascii="Times New Roman" w:hAnsi="Times New Roman" w:cs="Times New Roman"/>
        </w:rPr>
        <w:t>Mediterranean butterfly communities, relative humidity affect</w:t>
      </w:r>
      <w:r w:rsidR="00AC11A7" w:rsidRPr="0084756E">
        <w:rPr>
          <w:rFonts w:ascii="Times New Roman" w:hAnsi="Times New Roman" w:cs="Times New Roman"/>
        </w:rPr>
        <w:t>s</w:t>
      </w:r>
      <w:r w:rsidR="00F84572" w:rsidRPr="0084756E">
        <w:rPr>
          <w:rFonts w:ascii="Times New Roman" w:hAnsi="Times New Roman" w:cs="Times New Roman"/>
        </w:rPr>
        <w:t xml:space="preserve"> </w:t>
      </w:r>
      <w:r w:rsidR="00AC11A7" w:rsidRPr="0084756E">
        <w:rPr>
          <w:rFonts w:ascii="Times New Roman" w:hAnsi="Times New Roman" w:cs="Times New Roman"/>
        </w:rPr>
        <w:t xml:space="preserve">the </w:t>
      </w:r>
      <w:r w:rsidR="00F84572" w:rsidRPr="0084756E">
        <w:rPr>
          <w:rFonts w:ascii="Times New Roman" w:hAnsi="Times New Roman" w:cs="Times New Roman"/>
        </w:rPr>
        <w:t>phenologies of late-flying species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{"citationID":"qgGRAUmv","properties":{"formattedCitation":"(Guti\\uc0\\u233{}rrez and Wilson 2021)","plainCitation":"(Gutiérrez and Wilson 2021)","noteIndex":0},"citationItems":[{"id":5017,"uris":["http://zotero.org/users/8911623/items/SLQ7NPLQ"],"itemData":{"id":5017,"type":"article-journal","abstract":"Phenological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(Gutiérrez and Wilson 2021)</w:t>
      </w:r>
      <w:r w:rsidR="00771FA1" w:rsidRPr="0084756E">
        <w:rPr>
          <w:rFonts w:ascii="Times New Roman" w:hAnsi="Times New Roman" w:cs="Times New Roman"/>
        </w:rPr>
        <w:fldChar w:fldCharType="end"/>
      </w:r>
      <w:r w:rsidR="00F84572" w:rsidRPr="0084756E">
        <w:rPr>
          <w:rFonts w:ascii="Times New Roman" w:hAnsi="Times New Roman" w:cs="Times New Roman"/>
        </w:rPr>
        <w:t>, and combined effects of temperature and precipitation —e.g., aridity index—better predict phenological shifts at the community level</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{"citationID":"gHVo9PdC","properties":{"formattedCitation":"(Donoso et al. 2016)","plainCitation":"(Donoso et al. 2016)","noteIndex":0},"citationItems":[{"id":1054,"uris":["http://zotero.org/users/8911623/items/NGXD6CBQ"],"itemData":{"id":1054,"type":"article-journal","abstract":"Although much information has been accumulated on the effects of climate change on particular species worldwide, research aimed at assessing how such change influences biotic interactions from a community-wide perspective is still in its infancy. We contribute to filling in this gap by analyzing a 17-year (1996–2012) dataset that includes records of flower-visitation interactions between 12 butterfly species and 17 plant species in a coastal wetland area in northeastern Iberian Peninsula. We assessed the extent to which temporal asynchronies between plants and adult butterflies are influenced by different climatic variables that affect both plant and insect phenologies. Temperature and degree of aridity at various monthly summaries were used as predictors of the plant–butterfly phenological asynchrony. We identified the seasonal window with the greatest effect on asynchronies for two butterfly generations (spring and summer), and assessed whether the magnitude of asynchrony is associated with the level of butterfly specialization. We used generalized linear mixed models considering a total of 39 plant–butterfly interactions. Average asynchrony was higher in the spring generation and dry conditions during winter lead to decreased temporal overlap with flowers in this butterfly generation, whereas dry conditions in the spring lead to decreased temporal overlap in the summer butterfly generation. The magnitude of the effect was consistently small at the community level (all interactions pooled). Moreover, no clear climatic trend over the study time frame was detected. Finally, specialized and generalized butterflies in their resource use as adults were similarly vulnerable to asynchronies, in contrast to previous predictions of greater mutualistic disruptions in species with narrower niches. We conclude that a least in the Mediterranean region, phenological asynchronies might be more affected by aridity level than by temperature itself, and thus the former can be a key climatic trait to make better predictions in this region.","container-title":"Oikos","DOI":"10.1111/oik.03053","ISSN":"1600-0706","issue":"10","language":"en","page":"1434-1444","source":"Wiley Online Library","title":"Phenological asynchrony in plant–butterfly interactions associated with climate: a community-wide perspective","title-short":"Phenological asynchrony in plant–butterfly interactions associated with climate","volume":"125","author":[{"family":"Donoso","given":"Isabel"},{"family":"Stefanescu","given":"Constantí"},{"family":"Martínez-Abraín","given":"Alejandro"},{"family":"Traveset","given":"Anna"}],"issued":{"date-parts":[["2016"]]},"citation-key":"donoso2016"}}],"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(Donoso et al. 2016)</w:t>
      </w:r>
      <w:r w:rsidR="00771FA1" w:rsidRPr="0084756E">
        <w:rPr>
          <w:rFonts w:ascii="Times New Roman" w:hAnsi="Times New Roman" w:cs="Times New Roman"/>
        </w:rPr>
        <w:fldChar w:fldCharType="end"/>
      </w:r>
      <w:r w:rsidRPr="0084756E">
        <w:rPr>
          <w:rFonts w:ascii="Times New Roman" w:hAnsi="Times New Roman" w:cs="Times New Roman"/>
        </w:rPr>
        <w:t xml:space="preserve">. Besides, phenotypic developmental plasticity for insects, gains relevance at temperature-limiting regions </w:t>
      </w:r>
      <w:r w:rsidR="00A64631" w:rsidRPr="0084756E">
        <w:rPr>
          <w:rFonts w:ascii="Times New Roman" w:hAnsi="Times New Roman" w:cs="Times New Roman"/>
        </w:rPr>
        <w:t>—</w:t>
      </w:r>
      <w:r w:rsidRPr="0084756E">
        <w:rPr>
          <w:rFonts w:ascii="Times New Roman" w:hAnsi="Times New Roman" w:cs="Times New Roman"/>
        </w:rPr>
        <w:t>i.e., higher altitudes and latitudes</w:t>
      </w:r>
      <w:r w:rsidR="00A64631" w:rsidRPr="0084756E">
        <w:rPr>
          <w:rFonts w:ascii="Times New Roman" w:hAnsi="Times New Roman" w:cs="Times New Roman"/>
        </w:rPr>
        <w:t>—</w:t>
      </w:r>
      <w:r w:rsidRPr="0084756E">
        <w:rPr>
          <w:rFonts w:ascii="Times New Roman" w:hAnsi="Times New Roman" w:cs="Times New Roman"/>
        </w:rPr>
        <w:t xml:space="preserve"> so that organisms can complete generations within shorter growing seasons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{"citationID":"i71rpfYs","properties":{"formattedCitation":"(Seiter and Kingsolver 2013, Buckley 2022)","plainCitation":"(Seiter and Kingsolver 2013, Buckley 2022)","noteIndex":0},"citationItems":[{"id":727,"uris":["http://zotero.org/users/8911623/items/XAYQ52JM"],"itemData":{"id":727,"type":"article-journal","abstract":"Invasive species cope with novel environments through both phenotypic plasticity and evolutionary change. However, the environmental factors that cause evolutionary divergence in invasive species are poorly understood. We developed predictions for how different life-history traits, and plasticity in those traits, may respond to environmental gradients in seasonal temperatures, season length and natural enemies. We then tested these predictions in four geographic populations of the invasive cabbage white butterﬂy (Pieris rapae) from North America. We examined the inﬂuence of two rearing temperatures (20 and 26.7 °C) on pupal mass, pupal development time, immune function and fecundity. As predicted, development time was shorter and immune function was greater in populations adapted to longer season length. Also, phenotypic plasticity in development time was greater in regions with shorter growing seasons. Populations differed signiﬁcantly in mean and plasticity of body mass and fecundity, but these differences were not associated with seasonal temperatures or season length. Our study shows that some life-history traits, such as development time and immune function, can evolve rapidly in response to latitudinal variation in season length and natural enemies, whereas others traits did not. Our results also indicate that phenotypic plasticity in development time can also diverge rapidly in response to environmental conditions for some traits.","container-title":"Journal of Evolutionary Biology","DOI":"10.1111/jeb.12159","ISSN":"1010061X","issue":"8","language":"en","page":"1634-1645","source":"Crossref","title":"Environmental determinants of population divergence in life-history traits for an invasive species: climate, seasonality and natural enemies","title-short":"Environmental determinants of population divergence in life-history traits for an invasive species","volume":"26","author":[{"family":"Seiter","given":"S."},{"family":"Kingsolver","given":"J."}],"issued":{"date-parts":[["2013",8]]},"citation-key":"seiter2013"}},{"id":4483,"uris":["http://zotero.org/users/8911623/items/PV8APHSV"],"itemData":{"id":4483,"type":"article-journal","abstract":"Phenological shifts vary within and among insect species and locations based on exposure and sensitivity to climate change. Shifts in environmental conditions and seasonal constraints along elevation and latitudinal gradients can select for differences in temperature sensitivity that generate differential phenological shifts. I examine the phenological implications of observed variation in developmental traits. Coupling physiological and ecological insight to link the environmental sensitivity of development to phenology and fitness offers promise in understanding variable phenological responses to climate change and their community and ecosystem implications. A key challenge in establishing these linkages is extrapolating controlled, laboratory experiments to temporally variable, natural environments. New lab and field experiments that incorporate realistic environmental variation are needed to test the extrapolations. Establishing the linkages can aid understanding and anticipating impacts of climate change on insects.","container-title":"Current Opinion in Insect Science","DOI":"10.1016/j.cois.2022.100897","ISSN":"2214-5745","journalAbbreviation":"Current Opinion in Insect Science","language":"en","note":"18 citations (Crossref) [2024-05-24]","page":"100897","source":"ScienceDirect","title":"Temperature-sensitive development shapes insect phenological responses to climate change","volume":"52","author":[{"family":"Buckley","given":"Lauren B"}],"issued":{"date-parts":[["2022",8,1]]},"citation-key":"buckley2022"}}],"schema":"https://github.com/citation-style-language/schema/raw/master/csl-citation.json"}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(Seiter and Kingsolver 2013, Buckley 2022)</w:t>
      </w:r>
      <w:r w:rsidR="00771FA1" w:rsidRPr="0084756E">
        <w:rPr>
          <w:rFonts w:ascii="Times New Roman" w:hAnsi="Times New Roman" w:cs="Times New Roman"/>
        </w:rPr>
        <w:fldChar w:fldCharType="end"/>
      </w:r>
      <w:r w:rsidRPr="0084756E">
        <w:rPr>
          <w:rFonts w:ascii="Times New Roman" w:hAnsi="Times New Roman" w:cs="Times New Roman"/>
        </w:rPr>
        <w:t>.</w:t>
      </w:r>
      <w:r w:rsidR="00F84572" w:rsidRPr="0084756E">
        <w:rPr>
          <w:rFonts w:ascii="Times New Roman" w:hAnsi="Times New Roman" w:cs="Times New Roman"/>
        </w:rPr>
        <w:t xml:space="preserve"> </w:t>
      </w:r>
      <w:r w:rsidRPr="0084756E">
        <w:rPr>
          <w:rFonts w:ascii="Times New Roman" w:hAnsi="Times New Roman" w:cs="Times New Roman"/>
        </w:rPr>
        <w:t xml:space="preserve"> Finally, other </w:t>
      </w:r>
      <w:r w:rsidR="00A64631" w:rsidRPr="0084756E">
        <w:rPr>
          <w:rFonts w:ascii="Times New Roman" w:hAnsi="Times New Roman" w:cs="Times New Roman"/>
        </w:rPr>
        <w:t>latitudinal-cline thermal regime variations</w:t>
      </w:r>
      <w:r w:rsidRPr="0084756E">
        <w:rPr>
          <w:rFonts w:ascii="Times New Roman" w:hAnsi="Times New Roman" w:cs="Times New Roman"/>
        </w:rPr>
        <w:t xml:space="preserve"> </w:t>
      </w:r>
      <w:r w:rsidR="00DD12FD" w:rsidRPr="0084756E">
        <w:rPr>
          <w:rFonts w:ascii="Times New Roman" w:hAnsi="Times New Roman" w:cs="Times New Roman"/>
        </w:rPr>
        <w:t xml:space="preserve">—rather than mean air temperatures— </w:t>
      </w:r>
      <w:r w:rsidRPr="0084756E">
        <w:rPr>
          <w:rFonts w:ascii="Times New Roman" w:hAnsi="Times New Roman" w:cs="Times New Roman"/>
        </w:rPr>
        <w:t>may affect insects’ development and populations</w:t>
      </w:r>
      <w:r w:rsidR="00A64631" w:rsidRPr="0084756E">
        <w:rPr>
          <w:rFonts w:ascii="Times New Roman" w:hAnsi="Times New Roman" w:cs="Times New Roman"/>
        </w:rPr>
        <w:t xml:space="preserve"> under climate change scenarios</w:t>
      </w:r>
      <w:r w:rsidR="00DD12FD" w:rsidRPr="0084756E">
        <w:rPr>
          <w:rFonts w:ascii="Times New Roman" w:hAnsi="Times New Roman" w:cs="Times New Roman"/>
        </w:rPr>
        <w:t xml:space="preserve">. </w:t>
      </w:r>
      <w:r w:rsidR="009B25BF" w:rsidRPr="0084756E">
        <w:rPr>
          <w:rFonts w:ascii="Times New Roman" w:hAnsi="Times New Roman" w:cs="Times New Roman"/>
        </w:rPr>
        <w:t xml:space="preserve">For instance, </w:t>
      </w:r>
      <w:r w:rsidR="00A64631" w:rsidRPr="0084756E">
        <w:rPr>
          <w:rFonts w:ascii="Times New Roman" w:hAnsi="Times New Roman" w:cs="Times New Roman"/>
        </w:rPr>
        <w:t>c</w:t>
      </w:r>
      <w:r w:rsidRPr="0084756E">
        <w:rPr>
          <w:rFonts w:ascii="Times New Roman" w:hAnsi="Times New Roman" w:cs="Times New Roman"/>
        </w:rPr>
        <w:t xml:space="preserve">hilling </w:t>
      </w:r>
      <w:r w:rsidR="00A64631" w:rsidRPr="0084756E">
        <w:rPr>
          <w:rFonts w:ascii="Times New Roman" w:hAnsi="Times New Roman" w:cs="Times New Roman"/>
        </w:rPr>
        <w:t>—</w:t>
      </w:r>
      <w:r w:rsidRPr="0084756E">
        <w:rPr>
          <w:rFonts w:ascii="Times New Roman" w:hAnsi="Times New Roman" w:cs="Times New Roman"/>
        </w:rPr>
        <w:t xml:space="preserve">i.e., temperature accumulation </w:t>
      </w:r>
      <w:r w:rsidR="00A64631" w:rsidRPr="0084756E">
        <w:rPr>
          <w:rFonts w:ascii="Times New Roman" w:hAnsi="Times New Roman" w:cs="Times New Roman"/>
        </w:rPr>
        <w:t xml:space="preserve">below </w:t>
      </w:r>
      <w:proofErr w:type="spellStart"/>
      <w:r w:rsidR="00771FA1" w:rsidRPr="0084756E">
        <w:rPr>
          <w:rFonts w:ascii="Times New Roman" w:hAnsi="Times New Roman" w:cs="Times New Roman"/>
        </w:rPr>
        <w:t>CT</w:t>
      </w:r>
      <w:r w:rsidR="00771FA1" w:rsidRPr="0084756E">
        <w:rPr>
          <w:rFonts w:ascii="Times New Roman" w:hAnsi="Times New Roman" w:cs="Times New Roman"/>
          <w:vertAlign w:val="subscript"/>
        </w:rPr>
        <w:t>min</w:t>
      </w:r>
      <w:proofErr w:type="spellEnd"/>
      <w:r w:rsidR="00A64631" w:rsidRPr="0084756E">
        <w:rPr>
          <w:rFonts w:ascii="Times New Roman" w:hAnsi="Times New Roman" w:cs="Times New Roman"/>
        </w:rPr>
        <w:t>—</w:t>
      </w:r>
      <w:r w:rsidRPr="0084756E">
        <w:rPr>
          <w:rFonts w:ascii="Times New Roman" w:hAnsi="Times New Roman" w:cs="Times New Roman"/>
        </w:rPr>
        <w:t xml:space="preserve"> may accelerate development rates of pre- and post-overwintering stages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{"citationID":"xf4yI6YG","properties":{"formattedCitation":"(St\\uc0\\u229{}lhandske et al. 2017, Khelifa et al. 2019)","plainCitation":"(Stålhandske et al. 2017, Khelifa et al. 2019)","noteIndex":0},"citationItems":[{"id":6338,"uris":["http://zotero.org/users/8911623/items/YQ6Z6U8V"],"itemData":{"id":6338,"type":"article-journal","abstract":"Understanding and predicting phenology has become more important with ongoing climate change and has brought about great research efforts in the recent decades. The majority of studies examining spring phenology of insects have focussed on the effects of spring temperatures alone. Here we use citizen-collected observation data to show that winter cold duration, in addition to spring temperature, can affect the spring emergence of butterflies. Using spatial mixed models, we disentangle the effects of climate variables and reveal impacts of both spring and winter conditions for five butterfly species that overwinter as pupae across the UK, with data from 1976 to 2013 and one butterfly species in Sweden, with data from 2001 to 2013. Warmer springs lead to earlier emergence in all species and milder winters lead to statistically significant delays in three of the five investigated species. We also find that the delaying effect of winter warmth has become more pronounced in the last decade, during which time winter durations have become shorter. For one of the studied species, Anthocharis cardamines (orange tip butterfly), we also make use of parameters determined from previous experiments on pupal development to model the spring phenology. Using daily temperatures in the UK and Sweden, we show that recent variation in spring temperature corresponds to 10–15 day changes in emergence time over UK and Sweden, whereas variation in winter duration corresponds to 20 days variation in the south of the UK versus only 3 days in the south of Sweden. In summary, we show that short winters delay phenology. The effect is most prominent in areas with particularly mild winters, emphasising the importance of winter for the response of ectothermic animals to climate change. With climate change, these effects may become even stronger and apply also at higher latitudes.","container-title":"Journal of Animal Ecology","DOI":"10.1111/1365-2656.12673","ISSN":"1365-2656","issue":"4","language":"en","license":"© 2017 The Authors. Journal of Animal Ecology © 2017 British Ecological Society","note":"_eprint: https://onlinelibrary.wiley.com/doi/pdf/10.1111/1365-2656.12673","page":"718-729","source":"Wiley Online Library","title":"Winter chilling speeds spring development of temperate butterflies","volume":"86","author":[{"family":"Stålhandske","given":"Sandra"},{"family":"Gotthard","given":"Karl"},{"family":"Leimar","given":"Olof"}],"issued":{"date-parts":[["2017"]]},"citation-key":"stalhandske2017"}},{"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(Stålhandske et al. 2017, Khelifa et al. 2019)</w:t>
      </w:r>
      <w:r w:rsidR="00771FA1" w:rsidRPr="0084756E">
        <w:rPr>
          <w:rFonts w:ascii="Times New Roman" w:hAnsi="Times New Roman" w:cs="Times New Roman"/>
        </w:rPr>
        <w:fldChar w:fldCharType="end"/>
      </w:r>
      <w:r w:rsidR="00A64631" w:rsidRPr="0084756E">
        <w:rPr>
          <w:rFonts w:ascii="Times New Roman" w:hAnsi="Times New Roman" w:cs="Times New Roman"/>
        </w:rPr>
        <w:t>, while</w:t>
      </w:r>
      <w:r w:rsidRPr="0084756E">
        <w:rPr>
          <w:rFonts w:ascii="Times New Roman" w:hAnsi="Times New Roman" w:cs="Times New Roman"/>
        </w:rPr>
        <w:t xml:space="preserve"> increasing seasonal temperature fluctuations is predicted to cause phenological delays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{"citationID":"9ZQU0uU9","properties":{"formattedCitation":"(Scranton and Amarasekare 2017)","plainCitation":"(Scranton and Amarasekare 2017)","noteIndex":0},"citationItems":[{"id":6096,"uris":["http://zotero.org/users/8911623/items/84JK5DR8"],"itemData":{"id":6096,"type":"article-journal","abstract":"Phenological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(Scranton and Amarasekare 2017)</w:t>
      </w:r>
      <w:r w:rsidR="00771FA1" w:rsidRPr="0084756E">
        <w:rPr>
          <w:rFonts w:ascii="Times New Roman" w:hAnsi="Times New Roman" w:cs="Times New Roman"/>
        </w:rPr>
        <w:fldChar w:fldCharType="end"/>
      </w:r>
      <w:r w:rsidRPr="0084756E">
        <w:rPr>
          <w:rFonts w:ascii="Times New Roman" w:hAnsi="Times New Roman" w:cs="Times New Roman"/>
        </w:rPr>
        <w:t xml:space="preserve">. </w:t>
      </w:r>
    </w:p>
    <w:p w14:paraId="55A40B18" w14:textId="713485A6" w:rsidR="00230636" w:rsidRPr="0084756E" w:rsidRDefault="00230636" w:rsidP="000A3D8D">
      <w:pPr>
        <w:pStyle w:val="BodyText"/>
        <w:spacing w:line="480" w:lineRule="auto"/>
        <w:rPr>
          <w:rFonts w:ascii="Times New Roman" w:hAnsi="Times New Roman" w:cs="Times New Roman"/>
        </w:rPr>
      </w:pPr>
      <w:r w:rsidRPr="0084756E">
        <w:rPr>
          <w:rFonts w:ascii="Times New Roman" w:hAnsi="Times New Roman" w:cs="Times New Roman"/>
        </w:rPr>
        <w:lastRenderedPageBreak/>
        <w:t xml:space="preserve">Second, </w:t>
      </w:r>
      <w:r w:rsidRPr="0084756E">
        <w:rPr>
          <w:rFonts w:ascii="Times New Roman" w:hAnsi="Times New Roman" w:cs="Times New Roman"/>
          <w:i/>
          <w:iCs/>
        </w:rPr>
        <w:t>ontogeny matters</w:t>
      </w:r>
      <w:r w:rsidR="00771FA1" w:rsidRPr="0084756E">
        <w:rPr>
          <w:rFonts w:ascii="Times New Roman" w:hAnsi="Times New Roman" w:cs="Times New Roman"/>
          <w:i/>
          <w:iCs/>
        </w:rPr>
        <w:t xml:space="preserve"> </w:t>
      </w:r>
      <w:r w:rsidR="00771FA1" w:rsidRPr="0084756E">
        <w:rPr>
          <w:rFonts w:ascii="Times New Roman" w:hAnsi="Times New Roman" w:cs="Times New Roman"/>
          <w:i/>
          <w:iCs/>
        </w:rPr>
        <w:fldChar w:fldCharType="begin"/>
      </w:r>
      <w:r w:rsidR="00771FA1" w:rsidRPr="0084756E">
        <w:rPr>
          <w:rFonts w:ascii="Times New Roman" w:hAnsi="Times New Roman" w:cs="Times New Roman"/>
          <w:i/>
          <w:iCs/>
        </w:rPr>
        <w:instrText xml:space="preserve"> ADDIN ZOTERO_ITEM CSL_CITATION {"citationID":"VxpTcluk","properties":{"formattedCitation":"(Radchuk et al. 2013)","plainCitation":"(Radchuk et al. 2013)","noteIndex":0},"citationItems":[{"id":1358,"uris":["http://zotero.org/users/8911623/items/6GJH2GP2"],"itemData":{"id":1358,"type":"article-journal","abstract":"As ectothermic organisms, butterflies have widely been used as models to explore the predicted impacts of climate change. However, most studies explore only one life stage; to our best knowledge, none have integrated the impact of temperature on the vital rates of all life stages for a species of conservation concern. Besides, most population viability analysis models for butterflies are based on yearly population growth rate, precluding the implementation and assessment of important climate change scenarios, where climate change occurs mainly, or differently, during some seasons. Here, we used a combination of laboratory and field experiments to quantify the impact of temperature on all life stages of a vulnerable glacial relict butterfly. Next, we integrated these impacts into an overall population response using a deterministic periodic matrix model and explored the impact of several climate change scenarios. Temperature positively affected egg, pre-diapause larva and pupal survival, and the number of eggs laid by a female; only the survival of overwintering larva was negatively affected by an increase in temperature. Despite the positive impact of warming on many life stages, population viability was reduced under all scenarios, with predictions of much shorter times to extinction than under the baseline (current temperature situation) scenario. Indeed, model predictions were the most sensitive to changes in survival of overwintering larva, the only stage negatively affected by warming. A proper consideration of every stage of the life cycle is important when designing conservation guidelines in the light of climate change. This is in line with the resource-based habitat view, which explicitly refers to the habitat as a collection of resources needed for all life stages of the species. We, therefore, encourage adopting a resource-based habitat view for population viability analysis and development of conservation guidelines for butterflies, and more generally, other organisms. Life stages that are cryptic or difficult to study should not be forsaken as they may be key determinants in the overall response to climate change, as we found with overwintering Boloria eunomia larvae.","container-title":"Journal of Animal Ecology","DOI":"10.1111/j.1365-2656.2012.02029.x","ISSN":"1365-2656","issue":"1","language":"en","note":"_eprint: https://onlinelibrary.wiley.com/doi/pdf/10.1111/j.1365-2656.2012.02029.x","page":"275-285","source":"Wiley Online Library","title":"Each life stage matters: the importance of assessing the response to climate change over the complete life cycle in butterflies","title-short":"Each life stage matters","volume":"82","author":[{"family":"Radchuk","given":"Viktoriia"},{"family":"Turlure","given":"Camille"},{"family":"Schtickzelle","given":"Nicolas"}],"issued":{"date-parts":[["2013"]]},"citation-key":"radchuk2013"}}],"schema":"https://github.com/citation-style-language/schema/raw/master/csl-citation.json"} </w:instrText>
      </w:r>
      <w:r w:rsidR="00771FA1" w:rsidRPr="0084756E">
        <w:rPr>
          <w:rFonts w:ascii="Times New Roman" w:hAnsi="Times New Roman" w:cs="Times New Roman"/>
          <w:i/>
          <w:iCs/>
        </w:rPr>
        <w:fldChar w:fldCharType="separate"/>
      </w:r>
      <w:r w:rsidR="00771FA1" w:rsidRPr="0084756E">
        <w:rPr>
          <w:rFonts w:ascii="Times New Roman" w:hAnsi="Times New Roman" w:cs="Times New Roman"/>
        </w:rPr>
        <w:t>(Radchuk et al. 2013)</w:t>
      </w:r>
      <w:r w:rsidR="00771FA1" w:rsidRPr="0084756E">
        <w:rPr>
          <w:rFonts w:ascii="Times New Roman" w:hAnsi="Times New Roman" w:cs="Times New Roman"/>
          <w:i/>
          <w:iCs/>
        </w:rPr>
        <w:fldChar w:fldCharType="end"/>
      </w:r>
      <w:r w:rsidRPr="0084756E">
        <w:rPr>
          <w:rFonts w:ascii="Times New Roman" w:hAnsi="Times New Roman" w:cs="Times New Roman"/>
        </w:rPr>
        <w:t xml:space="preserve">: each life stage/instar of ectotherms may experience different seasonal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{"citationID":"NS4sbpCE","properties":{"formattedCitation":"(Salis et al. 2016)","plainCitation":"(Salis et al. 2016)","noteIndex":0},"citationItems":[{"id":5369,"uris":["http://zotero.org/users/8911623/items/F5QGR95E"],"itemData":{"id":5369,"type":"article-journal","abstract":"Understanding the relationship between an insect's developmental rate and temperature is crucial to forecast insect phenology under climate change. In the winter moth Operophtera brumata timing of egg-hatching has severe fitness consequences on growth and reproduction as egg-hatching has to match bud burst of the host tree. In the winter moth, as in many insect species, egg development is strongly affected by ambient temperatures. Here we use laboratory experiments to show for the first time that the effect of temperature on developmental rate depends on the stage of development of the eggs. Building on this experimental finding, we present a novel physiological model to describe winter moth egg development in response to temperature. Our model, a modification of the existing Sharpe−Schoolfield biophysical model, incorporates the effect of developmental stage on developmental rate. Next we validate this model using a 13-year data-set from winter moth eggs kept under ambient conditions and compared this validation with a degree day model and with the Sharpe−Schoolfield model, which lacks the interaction between temperature and developmental stage on developmental rate. We show that accounting for the interaction between temperature and developmental stage improved the predictive power of the model and contributed to our understanding of annual variation in winter moth egg phenology. As climate change leads to unequal changes in temperatures throughout the year, a description of insect development in response to realistic patterns of temperature rather than an invariable degree-day approach will help us to better predict future responses of insect phenology, and thereby insect fitness, to climate change.","container-title":"Oikos","DOI":"10.1111/oik.03257","ISSN":"1600-0706","issue":"12","language":"en","note":"_eprint: https://onlinelibrary.wiley.com/doi/pdf/10.1111/oik.03257","page":"1772-1781","source":"Wiley Online Library","title":"Modeling winter moth Operophtera brumata egg phenology: nonlinear effects of temperature and developmental stage on developmental rate","title-short":"Modeling winter moth Operophtera brumata egg phenology","volume":"125","author":[{"family":"Salis","given":"Lucia"},{"family":"Lof","given":"Marjolein"},{"family":"Asch","given":"Margriet","non-dropping-particle":"van"},{"family":"Visser","given":"Marcel E."}],"issued":{"date-parts":[["2016"]]},"citation-key":"salis2016"}}],"schema":"https://github.com/citation-style-language/schema/raw/master/csl-citation.json"}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(Salis et al. 2016)</w:t>
      </w:r>
      <w:r w:rsidR="00771FA1" w:rsidRPr="0084756E">
        <w:rPr>
          <w:rFonts w:ascii="Times New Roman" w:hAnsi="Times New Roman" w:cs="Times New Roman"/>
        </w:rPr>
        <w:fldChar w:fldCharType="end"/>
      </w:r>
      <w:r w:rsidRPr="0084756E">
        <w:rPr>
          <w:rFonts w:ascii="Times New Roman" w:hAnsi="Times New Roman" w:cs="Times New Roman"/>
        </w:rPr>
        <w:t xml:space="preserve"> and microclimatic conditions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{"citationID":"E0TFAoMb","properties":{"formattedCitation":"(Pincebourde and Casas 2015)","plainCitation":"(Pincebourde and Casas 2015)","noteIndex":0},"citationItems":[{"id":1359,"uris":["http://zotero.org/users/8911623/items/733PQ6MS"],"itemData":{"id":1359,"type":"article-journal","abstract":"The impact of warming on the persistence and distribution of ectotherms is often forecasted from their warming tolerance, inferred as the difference between their upper thermal limit and macroclimate temperature. Ectotherms, however, are thermally adapted to their microclimates, which can deviate substantially from macroscale conditions. Ignoring microclimates can therefore bias estimates of warming tolerance. We compared warming tolerance of an insect across its ontogeny when calculated from macro- and microclimate temperatures. We used a heat balance model to predict experienced microclimate temperatures from macroclimate, and we measured thermal limits for several life stages. The model shows a concomitant increase in microclimate temperatures and thermal limits across insect ontogeny, despite the fact that they all share the same macroclimate. Consequently, warming tolerance, as estimated from microclimate temperature, remained constant across ontogeny. When calculated from macroclimate temperature, however, warming tolerance was overestimated by 7–10°C, depending on the life stage. Therefore, errors are expected when predicting persistence and distribution shifts of ectotherms in changing climates using macroclimate rather than microclimate.","container-title":"Ecology","DOI":"10.1890/14-0744.1","ISSN":"1939-9170","issue":"4","language":"en","note":"_eprint: https://onlinelibrary.wiley.com/doi/pdf/10.1890/14-0744.1","page":"986-997","source":"Wiley Online Library","title":"Warming tolerance across insect ontogeny: influence of joint shifts in microclimates and thermal limits","title-short":"Warming tolerance across insect ontogeny","volume":"96","author":[{"family":"Pincebourde","given":"Sylvain"},{"family":"Casas","given":"Jérôme"}],"issued":{"date-parts":[["2015"]]},"citation-key":"pincebourde2015"}}],"schema":"https://github.com/citation-style-language/schema/raw/master/csl-citation.json"}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(Pincebourde and Casas 2015)</w:t>
      </w:r>
      <w:r w:rsidR="00771FA1" w:rsidRPr="0084756E">
        <w:rPr>
          <w:rFonts w:ascii="Times New Roman" w:hAnsi="Times New Roman" w:cs="Times New Roman"/>
        </w:rPr>
        <w:fldChar w:fldCharType="end"/>
      </w:r>
      <w:r w:rsidRPr="0084756E">
        <w:rPr>
          <w:rFonts w:ascii="Times New Roman" w:hAnsi="Times New Roman" w:cs="Times New Roman"/>
        </w:rPr>
        <w:t xml:space="preserve">, thus leading to differences in phenotypic plasticity and adaptive responses. </w:t>
      </w:r>
      <w:r w:rsidR="00C46196" w:rsidRPr="0084756E">
        <w:rPr>
          <w:rFonts w:ascii="Times New Roman" w:hAnsi="Times New Roman" w:cs="Times New Roman"/>
        </w:rPr>
        <w:t>B</w:t>
      </w:r>
      <w:r w:rsidRPr="0084756E">
        <w:rPr>
          <w:rFonts w:ascii="Times New Roman" w:hAnsi="Times New Roman" w:cs="Times New Roman"/>
        </w:rPr>
        <w:t xml:space="preserve">ehavioral thermal avoidance strategies differing among life stages has been widely documented for insects </w:t>
      </w:r>
      <w:r w:rsidR="00771FA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{"citationID":"0yjPb1Nz","properties":{"formattedCitation":"(Diamond et al. 2011, Kingsolver et al. 2011, Duffy et al. 2015, Vives-Ingla et al. 2023)","plainCitation":"(Diamond et al. 2011, Kingsolver et al. 2011, Duffy et al. 2015, Vives-Ingla et al. 2023)","dontUpdate":true,"noteIndex":0},"citationItems":[{"id":564,"uris":["http://zotero.org/users/8911623/items/JJIS82D5"],"itemData":{"id":564,"type":"article-journal","abstract":"How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B."}],"issued":{"date-parts":[["2011"]]},"citation-key":"diamond2011"}},{"id":1014,"uris":["http://zotero.org/users/8911623/items/RDF3IW4S"],"itemData":{"id":1014,"type":"article-journal","abstract":"Many organisms have complex life cycles with distinct life stages that experience different environmental conditions. How does the complexity of life cycles affect the ecological and evolutionary responses of organisms to climate change? We address this question by exploring several recent case studies and synthetic analyses of insects. First, different life stages may inhabit different microhabitats, and may differ in their thermal sensitivities and other traits that are important for responses to climate. For example, the life stages of Manduca experience different patterns of thermal and hydric variability, and differ in tolerance to high temperatures. Second, life stages may differ in their mechanisms for adaptation to local climatic conditions. For example, in Colias, larvae in different geographic populations and species adapt to local climate via differences in optimal and maximal temperatures for feeding and growth, whereas adults adapt via differences in melanin of the wings and in other morphological traits. Third, we extend a recent analysis of the temperature-dependence of insect population growth to demonstrate how changes in temperature can differently impact juvenile survival and adult reproduction. In both temperate and tropical regions, high rates of adult reproduction in a given environment may not be realized if occasional, high temperatures prevent survival to maturity. This suggests that considering the differing responses of multiple life stages is essential to understand the ecological and evolutionary consequences of climate change.","container-title":"Integrative and Comparative Biology","DOI":"10.1093/icb/icr015","ISSN":"1540-7063","issue":"5","journalAbbreviation":"Integrative and Comparative Biology","page":"719-732","source":"Silverchair","title":"Complex Life Cycles and the Responses of Insects to Climate Change","volume":"51","author":[{"family":"Kingsolver","given":"Joel G."},{"family":"Arthur Woods","given":"H."},{"family":"Buckley","given":"Lauren B."},{"family":"Potter","given":"Kristen A."},{"family":"MacLean","given":"Heidi J."},{"family":"Higgins","given":"Jessica K."}],"issued":{"date-parts":[["2011",11,1]]},"citation-key":"kingsolver2011"}},{"id":1357,"uris":["http://zotero.org/users/8911623/items/MJAMQCHW"],"itemData":{"id":1357,"type":"article-journal","abstract":"Understanding the influence of microclimates is an increasing focus of investigations of global change risks to insects. Here we review recent advances in this area in the context of macrophysiological forecasts of the impacts of warming. Some studies have suggested that risk estimates may be inaccurate owing to microclimate variation or behavioural responses. Using modelled microclimatic data we illustrate this problem, demonstrating that soil microclimates on the Australian continent will warm in concert with global climate change such that the upper thermal tolerance limits of many insects will be exceeded across much of the continent. Deeper microclimates will be cooler and more hospitable, emphasising the importance of behavioural adaptation and movement amongst microclimates as a response to environmental warming.","collection-title":"Global change biology * Molecular physiology","container-title":"Current Opinion in Insect Science","DOI":"10.1016/j.cois.2015.09.013","ISSN":"2214-5745","journalAbbreviation":"Current Opinion in Insect Science","language":"en","page":"84-89","source":"ScienceDirect","title":"Microclimate-based macrophysiology: implications for insects in a warming world","title-short":"Microclimate-based macrophysiology","volume":"11","author":[{"family":"Duffy","given":"Grant A"},{"family":"Coetzee","given":"Bernard WT"},{"family":"Janion-Scheepers","given":"Charlene"},{"family":"Chown","given":"Steven L"}],"issued":{"date-parts":[["2015",10,1]]},"citation-key":"duffy2015"}},{"id":4331,"uris":["http://zotero.org/users/8911623/items/BZJSJJGW"],"itemData":{"id":4331,"type":"article-journal","abstract":"Ecotones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(Diamond et al. 2011, Kingsolver et al. 2011, Vives-Ingla et al. 2023)</w:t>
      </w:r>
      <w:r w:rsidR="00771FA1" w:rsidRPr="0084756E">
        <w:rPr>
          <w:rFonts w:ascii="Times New Roman" w:hAnsi="Times New Roman" w:cs="Times New Roman"/>
        </w:rPr>
        <w:fldChar w:fldCharType="end"/>
      </w:r>
      <w:r w:rsidR="00DD12FD" w:rsidRPr="0084756E">
        <w:rPr>
          <w:rFonts w:ascii="Times New Roman" w:hAnsi="Times New Roman" w:cs="Times New Roman"/>
        </w:rPr>
        <w:t xml:space="preserve">, </w:t>
      </w:r>
      <w:r w:rsidR="009B25BF" w:rsidRPr="0084756E">
        <w:rPr>
          <w:rFonts w:ascii="Times New Roman" w:hAnsi="Times New Roman" w:cs="Times New Roman"/>
        </w:rPr>
        <w:t xml:space="preserve">and has been suggested to explain realized niches at </w:t>
      </w:r>
      <w:r w:rsidR="001E0768" w:rsidRPr="0084756E">
        <w:rPr>
          <w:rFonts w:ascii="Times New Roman" w:hAnsi="Times New Roman" w:cs="Times New Roman"/>
        </w:rPr>
        <w:t>three ecological dimensions:</w:t>
      </w:r>
      <w:r w:rsidR="009B25BF" w:rsidRPr="0084756E">
        <w:rPr>
          <w:rFonts w:ascii="Times New Roman" w:hAnsi="Times New Roman" w:cs="Times New Roman"/>
        </w:rPr>
        <w:t xml:space="preserve"> environment</w:t>
      </w:r>
      <w:r w:rsidR="001E0768" w:rsidRPr="0084756E">
        <w:rPr>
          <w:rFonts w:ascii="Times New Roman" w:hAnsi="Times New Roman" w:cs="Times New Roman"/>
        </w:rPr>
        <w:t>al</w:t>
      </w:r>
      <w:r w:rsidR="009B25BF" w:rsidRPr="0084756E">
        <w:rPr>
          <w:rFonts w:ascii="Times New Roman" w:hAnsi="Times New Roman" w:cs="Times New Roman"/>
        </w:rPr>
        <w:t xml:space="preserve"> (i.e., thermal safety margins, see</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{"citationID":"UeL6ILvn","properties":{"formattedCitation":"(Sunday et al. 2014)","plainCitation":"(Sunday et al. 2014)","dontUpdate":true,"noteIndex":0},"citationItems":[{"id":8286,"uris":["http://zotero.org/users/8911623/items/BXFT28UZ"],"itemData":{"id":8286,"type":"article-journal","abstract":"Physiological thermal-tolerance limits of terrestrial ectotherms often exceed local air temperatures, implying a high degree of thermal safety (an excess of warm or cold thermal tolerance). However, air temperatures can be very different from the equilibrium body temperature of an individual ectotherm. Here, we compile thermal-tolerance limits of ectotherms across a wide range of latitudes and elevations and compare these thermal limits both to air and to operative body temperatures (theoretically equilibrated body temperatures) of small ectothermic animals during the warmest and coldest times of the year. We show that extreme operative body temperatures in exposed habitats match or exceed the physiological thermal limits of most ectotherms. Therefore, contrary to previous findings using air temperatures, most ectotherms do not have a physiological thermal-safety margin. They must therefore rely on behavior to avoid overheating during the warmest times, especially in the lowland tropics. Likewise, species living at temperate latitudes and in alpine habitats must retreat to avoid lethal cold exposure. Behavioral plasticity of habitat use and the energetic consequences of thermal retreats are therefore critical aspects of species’ vulnerability to climate warming and extreme events.","container-title":"Proceedings of the National Academy of Sciences","DOI":"10.1073/pnas.1316145111","issue":"15","note":"840 citations (Crossref) [2024-02-09]\npublisher: Proceedings of the National Academy of Sciences","page":"5610-5615","source":"pnas.org (Atypon)","title":"Thermal-safety margins and the necessity of thermoregulatory behavior across latitude and elevation","volume":"111","author":[{"family":"Sunday","given":"Jennifer M."},{"family":"Bates","given":"Amanda E."},{"family":"Kearney","given":"Michael R."},{"family":"Colwell","given":"Robert K."},{"family":"Dulvy","given":"Nicholas K."},{"family":"Longino","given":"John T."},{"family":"Huey","given":"Raymond B."}],"issued":{"date-parts":[["2014",4,15]]},"citation-key":"sunday2014"}}],"schema":"https://github.com/citation-style-language/schema/raw/master/csl-citation.json"}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Sunday et al. 2014</w:t>
      </w:r>
      <w:r w:rsidR="00771FA1" w:rsidRPr="0084756E">
        <w:rPr>
          <w:rFonts w:ascii="Times New Roman" w:hAnsi="Times New Roman" w:cs="Times New Roman"/>
        </w:rPr>
        <w:fldChar w:fldCharType="end"/>
      </w:r>
      <w:r w:rsidR="009B25BF" w:rsidRPr="0084756E">
        <w:rPr>
          <w:rFonts w:ascii="Times New Roman" w:hAnsi="Times New Roman" w:cs="Times New Roman"/>
        </w:rPr>
        <w:t>)</w:t>
      </w:r>
      <w:r w:rsidR="00F84572" w:rsidRPr="0084756E">
        <w:rPr>
          <w:rFonts w:ascii="Times New Roman" w:hAnsi="Times New Roman" w:cs="Times New Roman"/>
        </w:rPr>
        <w:t xml:space="preserve">, </w:t>
      </w:r>
      <w:r w:rsidR="009B25BF" w:rsidRPr="0084756E">
        <w:rPr>
          <w:rFonts w:ascii="Times New Roman" w:hAnsi="Times New Roman" w:cs="Times New Roman"/>
        </w:rPr>
        <w:t>geographic (i.e., range filling, see</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{"citationID":"cPirXGvR","properties":{"formattedCitation":"(Moore et al. 2023)","plainCitation":"(Moore et al. 2023)","dontUpdate":true,"noteIndex":0},"citationItems":[{"id":7839,"uris":["http://zotero.org/users/8911623/items/HYVWZN94"],"itemData":{"id":7839,"type":"article-journal","abstract":"Understanding how temperature determines the distribution of life is necessary to assess species’ sensitivities to contemporary climate change. Here, we test the importance of temperature in limiting the geographic ranges of ectotherms by comparing the temperatures and areas that species occupy to the temperatures and areas species could potentially occupy on the basis of their physiological thermal tolerances. We find that marine species across all latitudes and terrestrial species from the tropics occupy temperatures that closely match their thermal tolerances. However, terrestrial species from temperate and polar latitudes are absent from warm, thermally tolerable areas that they could potentially occupy beyond their equatorward range limits, indicating that extreme temperature is often not the factor limiting their distributions at lower latitudes. This matches predictions from the hypothesis that adaptation to cold environments that facilitates survival in temperate and polar regions is associated with a performance trade-off that reduces species’ abilities to contend in the tropics, possibly due to biotic exclusion. Our findings predict more direct responses to climate warming of marine ranges and cool range edges of terrestrial species.","container-title":"Nature Ecology &amp; Evolution","DOI":"10.1038/s41559-023-02239-x","ISSN":"2397-334X","journalAbbreviation":"Nat Ecol Evol","language":"en","license":"2023 The Author(s)","note":"5 citations (Crossref) [2025-01-21]\npublisher: Nature Publishing Group","page":"1-11","source":"www.nature.com","title":"Temperate species underfill their tropical thermal potentials on land","author":[{"family":"Moore","given":"Nikki A."},{"family":"Morales-Castilla","given":"Ignacio"},{"family":"Hargreaves","given":"Anna L."},{"family":"Olalla-Tárraga","given":"Miguel Ángel"},{"family":"Villalobos","given":"Fabricio"},{"family":"Calosi","given":"Piero"},{"family":"Clusella-Trullas","given":"Susana"},{"family":"Rubalcaba","given":"Juan G."},{"family":"Algar","given":"Adam C."},{"family":"Martínez","given":"Brezo"},{"family":"Rodríguez","given":"Laura"},{"family":"Gravel","given":"Sarah"},{"family":"Bennett","given":"Joanne M."},{"family":"Vega","given":"Greta C."},{"family":"Rahbek","given":"Carsten"},{"family":"Araújo","given":"Miguel B."},{"family":"Bernhardt","given":"Joey R."},{"family":"Sunday","given":"Jennifer M."}],"issued":{"date-parts":[["2023",11,6]]},"citation-key":"moore2023"}}],"schema":"https://github.com/citation-style-language/schema/raw/master/csl-citation.json"}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Moore et al. 2023)</w:t>
      </w:r>
      <w:r w:rsidR="00771FA1" w:rsidRPr="0084756E">
        <w:rPr>
          <w:rFonts w:ascii="Times New Roman" w:hAnsi="Times New Roman" w:cs="Times New Roman"/>
        </w:rPr>
        <w:fldChar w:fldCharType="end"/>
      </w:r>
      <w:r w:rsidR="001E0768" w:rsidRPr="0084756E">
        <w:rPr>
          <w:rFonts w:ascii="Times New Roman" w:hAnsi="Times New Roman" w:cs="Times New Roman"/>
        </w:rPr>
        <w:t xml:space="preserve"> and temporal (i.e., thermal windows for life-stages able to thermoregulate, see</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{"citationID":"lFDNqQtz","properties":{"formattedCitation":"(Levy et al. 2015)","plainCitation":"(Levy et al. 2015)","dontUpdate":true,"noteIndex":0},"citationItems":[{"id":559,"uris":["http://zotero.org/users/8911623/items/KHZ7M8UY"],"itemData":{"id":559,"type":"article-journal","abstract":"Recent models predict contrasting impacts of climate change on tropical and temperate species, but these models ignore how environmental stress and organismal tolerance change during the life cycle. For example, geographical ranges and extinction risks have been inferred from thermal constraints on activity during the adult stage. Yet, most animals pass through a sessile embryonic stage before reaching adulthood, making them more susceptible to warming climates than current models would suggest. By projecting microclimates at high spatio-temporal resolution and measuring thermal tolerances of embryos, we developed a life cycle model of population dynamics for North American lizards. Our analyses show that previous models dramatically underestimate the demographic impacts of climate change. A predicted loss of fitness in 2% of the USA by 2100 became 35% when considering embryonic performance in response to hourly fluctuations in soil temperature. Most lethal events would have been overlooked if we had ignored thermal stress during embryonic development or had averaged temperatures over time. Therefore, accurate forecasts require detailed knowledge of environmental conditions and thermal tolerances throughout the life cycle.","container-title":"Proceedings of the Royal Society B: Biological Sciences","DOI":"10.1098/rspb.2015.0837","issue":"1813","journalAbbreviation":"Proceedings of the Royal Society B: Biological Sciences","page":"20150837","source":"royalsocietypublishing.org (Atypon)","title":"Resolving the life cycle alters expected impacts of climate change","volume":"282","author":[{"family":"Levy","given":"Ofir"},{"family":"Buckley","given":"Lauren B."},{"family":"Keitt","given":"Timothy H."},{"family":"Smith","given":"Colton D."},{"family":"Boateng","given":"Kwasi O."},{"family":"Kumar","given":"Davina S."},{"family":"Angilletta","given":"Michael J."}],"issued":{"date-parts":[["2015",8,22]]},"citation-key":"levy2015"}}],"schema":"https://github.com/citation-style-language/schema/raw/master/csl-citation.json"}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Levy et al. 2015</w:t>
      </w:r>
      <w:r w:rsidR="00771FA1" w:rsidRPr="0084756E">
        <w:rPr>
          <w:rFonts w:ascii="Times New Roman" w:hAnsi="Times New Roman" w:cs="Times New Roman"/>
        </w:rPr>
        <w:fldChar w:fldCharType="end"/>
      </w:r>
      <w:r w:rsidR="001E0768" w:rsidRPr="0084756E">
        <w:rPr>
          <w:rFonts w:ascii="Times New Roman" w:hAnsi="Times New Roman" w:cs="Times New Roman"/>
        </w:rPr>
        <w:t>)</w:t>
      </w:r>
      <w:r w:rsidRPr="0084756E">
        <w:rPr>
          <w:rFonts w:ascii="Times New Roman" w:hAnsi="Times New Roman" w:cs="Times New Roman"/>
        </w:rPr>
        <w:t xml:space="preserve">. </w:t>
      </w:r>
      <w:r w:rsidR="00771FA1" w:rsidRPr="0084756E">
        <w:rPr>
          <w:rFonts w:ascii="Times New Roman" w:hAnsi="Times New Roman" w:cs="Times New Roman"/>
        </w:rPr>
        <w:t>Indeed, p</w:t>
      </w:r>
      <w:r w:rsidRPr="0084756E">
        <w:rPr>
          <w:rFonts w:ascii="Times New Roman" w:hAnsi="Times New Roman" w:cs="Times New Roman"/>
        </w:rPr>
        <w:t>henological sensitivity to temperature is stronger for species with later than earlier overwintering stages —e.g., overwintering pupae or adults against eggs or larvae</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{"citationID":"QvMESH8e","properties":{"formattedCitation":"(Diamond et al. 2011)","plainCitation":"(Diamond et al. 2011)","noteIndex":0},"citationItems":[{"id":564,"uris":["http://zotero.org/users/8911623/items/JJIS82D5"],"itemData":{"id":564,"type":"article-journal","abstract":"How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(Diamond et al. 2011)</w:t>
      </w:r>
      <w:r w:rsidR="00771FA1" w:rsidRPr="0084756E">
        <w:rPr>
          <w:rFonts w:ascii="Times New Roman" w:hAnsi="Times New Roman" w:cs="Times New Roman"/>
        </w:rPr>
        <w:fldChar w:fldCharType="end"/>
      </w:r>
      <w:r w:rsidRPr="0084756E">
        <w:rPr>
          <w:rFonts w:ascii="Times New Roman" w:hAnsi="Times New Roman" w:cs="Times New Roman"/>
        </w:rPr>
        <w:t>—and for those which are active earlier</w:t>
      </w:r>
      <w:r w:rsidR="00771FA1" w:rsidRPr="0084756E">
        <w:rPr>
          <w:rFonts w:ascii="Times New Roman" w:hAnsi="Times New Roman" w:cs="Times New Roman"/>
        </w:rPr>
        <w:t xml:space="preserve"> </w:t>
      </w:r>
      <w:r w:rsidRPr="0084756E">
        <w:rPr>
          <w:rFonts w:ascii="Times New Roman" w:hAnsi="Times New Roman" w:cs="Times New Roman"/>
        </w:rPr>
        <w:t>—e.g., flights—</w:t>
      </w:r>
      <w:r w:rsidR="00771FA1" w:rsidRPr="0084756E">
        <w:rPr>
          <w:rFonts w:ascii="Times New Roman" w:hAnsi="Times New Roman" w:cs="Times New Roman"/>
        </w:rPr>
        <w:t xml:space="preserve"> </w:t>
      </w:r>
      <w:r w:rsidRPr="0084756E">
        <w:rPr>
          <w:rFonts w:ascii="Times New Roman" w:hAnsi="Times New Roman" w:cs="Times New Roman"/>
        </w:rPr>
        <w:t>in the season</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{"citationID":"I8irEAjW","properties":{"formattedCitation":"(Bartomeus et al. 2011, Forrest 2016, Guti\\uc0\\u233{}rrez and Wilson 2021)","plainCitation":"(Bartomeus et al. 2011, Forrest 2016, Gutiérrez and Wilson 2021)","noteIndex":0},"citationItems":[{"id":6375,"uris":["http://zotero.org/users/8911623/items/376Q58L9"],"itemData":{"id":6375,"type":"article-journal","abstract":"The phenology of many ecological processes is modulated by temperature, making them potentially sensitive to climate change. Mutualistic interactions may be especially vulnerable because of the potential for phenological mismatching if the species involved do not respond similarly to changes in temperature. Here we present an analysis of climate-associated shifts in the phenology of wild bees, the most important pollinators worldwide, and compare these shifts to published studies of bee-pollinated plants over the same time period. We report that over the past 130 y, the phenology of 10 bee species from northeastern North America has advanced by a mean of 10.4 ± 1.3 d. Most of this advance has taken place since 1970, paralleling global temperature increases. When the best available data are used to estimate analogous rates of advance for plants, these rates are not distinguishable from those of bees, suggesting that bee emergence is keeping pace with shifts in host-plant flowering, at least among the generalist species that we investigated.","container-title":"Proceedings of the National Academy of Sciences","DOI":"10.1073/pnas.1115559108","issue":"51","note":"publisher: Proceedings of the National Academy of Sciences","page":"20645-20649","source":"pnas.org (Atypon)","title":"Climate-associated phenological advances in bee pollinators and bee-pollinated plants","volume":"108","author":[{"family":"Bartomeus","given":"Ignasi"},{"family":"Ascher","given":"John S."},{"family":"Wagner","given":"David"},{"family":"Danforth","given":"Bryan N."},{"family":"Colla","given":"Sheila"},{"family":"Kornbluth","given":"Sarah"},{"family":"Winfree","given":"Rachael"}],"issued":{"date-parts":[["2011",12,20]]},"citation-key":"bartomeus2011"}},{"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(Bartomeus et al. 2011, Forrest 2016, Gutiérrez and Wilson 2021)</w:t>
      </w:r>
      <w:r w:rsidR="00771FA1" w:rsidRPr="0084756E">
        <w:rPr>
          <w:rFonts w:ascii="Times New Roman" w:hAnsi="Times New Roman" w:cs="Times New Roman"/>
        </w:rPr>
        <w:fldChar w:fldCharType="end"/>
      </w:r>
      <w:r w:rsidRPr="0084756E">
        <w:rPr>
          <w:rFonts w:ascii="Times New Roman" w:hAnsi="Times New Roman" w:cs="Times New Roman"/>
        </w:rPr>
        <w:t>. This may explain the documented exceptions to the general rule of warming-induced phenological advancements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{"citationID":"gSr1cF5E","properties":{"formattedCitation":"(Cleland et al. 2012)","plainCitation":"(Cleland et al. 2012)","noteIndex":0},"citationItems":[{"id":5274,"uris":["http://zotero.org/users/8911623/items/XVLQJJFM"],"itemData":{"id":5274,"type":"article-journal","abstract":"Earlier spring phenology observed in many plant species in recent decades provides compelling evidence that species are already responding to the rising global temperatures associated with anthropogenic climate change. There is great variability among species, however, in their phenological sensitivity to temperature. Species that do not phenologically “track” climate change may be at a disadvantage if their growth becomes limited by missed interactions with mutualists, or a shorter growing season relative to earlier-active competitors. Here, we set out to test the hypothesis that phenological sensitivity could be used to predict species performance in a warming climate, by synthesizing results across terrestrial warming experiments. We assembled data for 57 species across 24 studies where flowering or vegetative phenology was matched with a measure of species performance. Performance metrics included biomass, percent cover, number of flowers, or individual growth. We found that species that advanced their phenology with warming also increased their performance, whereas those that did not advance tended to decline in performance with warming. This indicates that species that cannot phenologically “track” climate may be at increased risk with future climate change, and it suggests that phenological monitoring may provide an important tool for setting future conservation priorities.","container-title":"Ecology","DOI":"10.1890/11-1912.1","ISSN":"1939-9170","issue":"8","language":"en","note":"_eprint: https://onlinelibrary.wiley.com/doi/pdf/10.1890/11-1912.1","page":"1765-1771","source":"Wiley Online Library","title":"Phenological tracking enables positive species responses to climate change","volume":"93","author":[{"family":"Cleland","given":"Elsa E."},{"family":"Allen","given":"Jenica M."},{"family":"Crimmins","given":"Theresa M."},{"family":"Dunne","given":"Jennifer A."},{"family":"Pau","given":"Stephanie"},{"family":"Travers","given":"Steven E."},{"family":"Zavaleta","given":"Erika S."},{"family":"Wolkovich","given":"Elizabeth M."}],"issued":{"date-parts":[["2012"]]},"citation-key":"cleland2012"}}],"schema":"https://github.com/citation-style-language/schema/raw/master/csl-citation.json"}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(Cleland et al. 2012)</w:t>
      </w:r>
      <w:r w:rsidR="00771FA1" w:rsidRPr="0084756E">
        <w:rPr>
          <w:rFonts w:ascii="Times New Roman" w:hAnsi="Times New Roman" w:cs="Times New Roman"/>
        </w:rPr>
        <w:fldChar w:fldCharType="end"/>
      </w:r>
      <w:r w:rsidRPr="0084756E">
        <w:rPr>
          <w:rFonts w:ascii="Times New Roman" w:hAnsi="Times New Roman" w:cs="Times New Roman"/>
        </w:rPr>
        <w:t>; although other mechanisms such as seasonal temperature fluctuations have been proposed for these exceptional delays</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771FA1" w:rsidRPr="0084756E">
        <w:rPr>
          <w:rFonts w:ascii="Times New Roman" w:hAnsi="Times New Roman" w:cs="Times New Roman"/>
        </w:rPr>
        <w:instrText xml:space="preserve"> ADDIN ZOTERO_ITEM CSL_CITATION {"citationID":"qQbopE3N","properties":{"formattedCitation":"(Scranton and Amarasekare 2017, Senior et al. 2020)","plainCitation":"(Scranton and Amarasekare 2017, Senior et al. 2020)","noteIndex":0},"citationItems":[{"id":6096,"uris":["http://zotero.org/users/8911623/items/84JK5DR8"],"itemData":{"id":6096,"type":"article-journal","abstract":"Phenological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fluctuations.","container-title":"Proceedings of the National Academy of Sciences","DOI":"10.1073/pnas.1711221114","issue":"50","note":"publisher: Proceedings of the National Academy of Sciences","page":"13212-13217","source":"pnas.org (Atypon)","title":"Predicting phenological shifts in a changing climate","volume":"114","author":[{"family":"Scranton","given":"Katherine"},{"family":"Amarasekare","given":"Priyanga"}],"issued":{"date-parts":[["2017",12,12]]},"citation-key":"scranton2017"}},{"id":6265,"uris":["http://zotero.org/users/8911623/items/NYQGFKJH"],"itemData":{"id":6265,"type":"article-journal","abstract":"Species interactions have a spatiotemporal component driven by environmental cues, which if altered by climate change can drive shifts in community dynamics. There is insufficient understanding of the precise time windows during which inter-annual variation in weather drives phenological shifts and the consequences for mismatches between interacting species and resultant population dynamics—particularly for insects. We use a 20 year study on a tri-trophic system: sycamore Acer pseudoplatanus, two associated aphid species Drepanosiphum platanoidis and Periphyllus testudinaceus and their hymenopteran parasitoids. Using a sliding window approach, we assess climatic drivers of phenology in all three trophic levels. We quantify the magnitude of resultant trophic mismatches between aphids and their plant hosts and parasitoids, and then model the impacts of these mismatches, direct weather effects and density dependence on local-scale aphid population dynamics. Warmer temperatures in mid-March to late-April were associated with advanced sycamore budburst, parasitoid attack and (marginally) D. platanoidis emergence. The precise time window during which spring weather advances phenology varies considerably across each species. Crucially, warmer temperatures in late winter delayed the emergence of both aphid species. Seasonal variation in warming rates thus generates marked shifts in the relative timing of spring events across trophic levels and mismatches in the phenology of interacting species. Despite this, we found no evidence that aphid population growth rates were adversely impacted by the magnitude of mismatch with their host plants or parasitoids, or direct impacts of temperature and precipitation. Strong density dependence effects occurred in both aphid species and probably buffered populations, through density-dependent compensation, from adverse impacts of the marked inter-annual climatic variation that occurred during the study period. These findings explain the resilience of aphid populations to climate change and uncover a key mechanism, warmer winter temperatures delaying insect phenology, by which climate change drives asynchronous shifts between interacting species.","container-title":"Global Change Biology","DOI":"10.1111/gcb.15015","ISSN":"1365-2486","issue":"5","language":"en","license":"© 2020 John Wiley &amp; Sons Ltd","note":"_eprint: https://onlinelibrary.wiley.com/doi/pdf/10.1111/gcb.15015","page":"2814-2828","source":"Wiley Online Library","title":"Phenological responses in a sycamore–aphid–parasitoid system and consequences for aphid population dynamics: A 20 year case study","title-short":"Phenological responses in a sycamore–aphid–parasitoid system and consequences for aphid population dynamics","volume":"26","author":[{"family":"Senior","given":"Vicki L."},{"family":"Evans","given":"Luke C."},{"family":"Leather","given":"Simon R."},{"family":"Oliver","given":"Tom H."},{"family":"Evans","given":"Karl L."}],"issued":{"date-parts":[["2020"]]},"citation-key":"senior2020"}}],"schema":"https://github.com/citation-style-language/schema/raw/master/csl-citation.json"} </w:instrText>
      </w:r>
      <w:r w:rsidR="00771FA1" w:rsidRPr="0084756E">
        <w:rPr>
          <w:rFonts w:ascii="Times New Roman" w:hAnsi="Times New Roman" w:cs="Times New Roman"/>
        </w:rPr>
        <w:fldChar w:fldCharType="separate"/>
      </w:r>
      <w:r w:rsidR="00771FA1" w:rsidRPr="0084756E">
        <w:rPr>
          <w:rFonts w:ascii="Times New Roman" w:hAnsi="Times New Roman" w:cs="Times New Roman"/>
        </w:rPr>
        <w:t>(Scranton and Amarasekare 2017, Senior et al. 2020)</w:t>
      </w:r>
      <w:r w:rsidR="00771FA1" w:rsidRPr="0084756E">
        <w:rPr>
          <w:rFonts w:ascii="Times New Roman" w:hAnsi="Times New Roman" w:cs="Times New Roman"/>
        </w:rPr>
        <w:fldChar w:fldCharType="end"/>
      </w:r>
      <w:r w:rsidRPr="0084756E">
        <w:rPr>
          <w:rFonts w:ascii="Times New Roman" w:hAnsi="Times New Roman" w:cs="Times New Roman"/>
        </w:rPr>
        <w:t xml:space="preserve">. </w:t>
      </w:r>
      <w:r w:rsidR="00C46196" w:rsidRPr="0084756E">
        <w:rPr>
          <w:rFonts w:ascii="Times New Roman" w:hAnsi="Times New Roman" w:cs="Times New Roman"/>
        </w:rPr>
        <w:t xml:space="preserve">Additionally, </w:t>
      </w:r>
      <w:r w:rsidRPr="0084756E">
        <w:rPr>
          <w:rFonts w:ascii="Times New Roman" w:hAnsi="Times New Roman" w:cs="Times New Roman"/>
        </w:rPr>
        <w:t xml:space="preserve"> </w:t>
      </w:r>
      <w:r w:rsidR="00C46196" w:rsidRPr="0084756E">
        <w:rPr>
          <w:rFonts w:ascii="Times New Roman" w:hAnsi="Times New Roman" w:cs="Times New Roman"/>
        </w:rPr>
        <w:t>the induction and/or termination of d</w:t>
      </w:r>
      <w:r w:rsidRPr="0084756E">
        <w:rPr>
          <w:rFonts w:ascii="Times New Roman" w:hAnsi="Times New Roman" w:cs="Times New Roman"/>
        </w:rPr>
        <w:t>iapause</w:t>
      </w:r>
      <w:r w:rsidR="00C46196" w:rsidRPr="0084756E">
        <w:rPr>
          <w:rFonts w:ascii="Times New Roman" w:hAnsi="Times New Roman" w:cs="Times New Roman"/>
        </w:rPr>
        <w:t xml:space="preserve"> —a key event in temperate species life cycles— </w:t>
      </w:r>
      <w:r w:rsidRPr="0084756E">
        <w:rPr>
          <w:rFonts w:ascii="Times New Roman" w:hAnsi="Times New Roman" w:cs="Times New Roman"/>
        </w:rPr>
        <w:t>are strongly affected by photoperiod interacting with temperature</w:t>
      </w:r>
      <w:r w:rsidR="00771FA1" w:rsidRPr="0084756E">
        <w:rPr>
          <w:rFonts w:ascii="Times New Roman" w:hAnsi="Times New Roman" w:cs="Times New Roman"/>
        </w:rPr>
        <w:t xml:space="preserve"> </w:t>
      </w:r>
      <w:r w:rsidR="00771FA1" w:rsidRPr="0084756E">
        <w:rPr>
          <w:rFonts w:ascii="Times New Roman" w:hAnsi="Times New Roman" w:cs="Times New Roman"/>
        </w:rPr>
        <w:fldChar w:fldCharType="begin"/>
      </w:r>
      <w:r w:rsidR="009D20BA" w:rsidRPr="0084756E">
        <w:rPr>
          <w:rFonts w:ascii="Times New Roman" w:hAnsi="Times New Roman" w:cs="Times New Roman"/>
        </w:rPr>
        <w:instrText xml:space="preserve"> ADDIN ZOTERO_ITEM CSL_CITATION {"citationID":"zv9OnTtU","properties":{"formattedCitation":"(Forrest 2016)","plainCitation":"(Forrest 2016)","noteIndex":0},"citationItems":[{"id":5033,"uris":["http://zotero.org/users/8911623/items/KHTRB6LE"],"itemData":{"id":5033,"type":"article-journal","abstract":"Insect phenologies are changing in response to climate warming. Shifts toward earlier seasonal activity are widespread; however, responses of insect phenology to warming are often more complex. Many species have prolonged their activity periods; others have shown delays. Furthermore, because of interspecific differences in temperature sensitivity, warming can increase or decrease synchronization between insects and their food plants and natural enemies. Here, I review recent findings in three areas—shifts in phenology, changes in voltinism, and altered species interactions—and highlight counterintuitive responses to warming caused by the particularities of insect life cycles. Throughout, I emphasize how an appreciation of the evolutionary processes shaping insect life histories is necessary to forecast changes in insect phenology and their demographic consequences.","collection-title":"Global change biology * Molecular physiology","container-title":"Current Opinion in Insect Science","DOI":"10.1016/j.cois.2016.07.002","ISSN":"2214-5745","journalAbbreviation":"Current Opinion in Insect Science","language":"en","page":"49-54","source":"ScienceDirect","title":"Complex responses of insect phenology to climate change","volume":"17","author":[{"family":"Forrest","given":"Jessica RK"}],"issued":{"date-parts":[["2016",10,1]]},"citation-key":"forrest2016"}}],"schema":"https://github.com/citation-style-language/schema/raw/master/csl-citation.json"} </w:instrText>
      </w:r>
      <w:r w:rsidR="00771FA1" w:rsidRPr="0084756E">
        <w:rPr>
          <w:rFonts w:ascii="Times New Roman" w:hAnsi="Times New Roman" w:cs="Times New Roman"/>
        </w:rPr>
        <w:fldChar w:fldCharType="separate"/>
      </w:r>
      <w:r w:rsidR="009D20BA" w:rsidRPr="0084756E">
        <w:rPr>
          <w:rFonts w:ascii="Times New Roman" w:hAnsi="Times New Roman" w:cs="Times New Roman"/>
        </w:rPr>
        <w:t>(Forrest 2016)</w:t>
      </w:r>
      <w:r w:rsidR="00771FA1" w:rsidRPr="0084756E">
        <w:rPr>
          <w:rFonts w:ascii="Times New Roman" w:hAnsi="Times New Roman" w:cs="Times New Roman"/>
        </w:rPr>
        <w:fldChar w:fldCharType="end"/>
      </w:r>
      <w:r w:rsidR="009D20BA" w:rsidRPr="0084756E">
        <w:rPr>
          <w:rFonts w:ascii="Times New Roman" w:hAnsi="Times New Roman" w:cs="Times New Roman"/>
        </w:rPr>
        <w:t xml:space="preserve">, and is rarely incorporated in phenological forecasts (but see </w:t>
      </w:r>
      <w:r w:rsidR="009D20BA"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{"citationID":"iv1FHyzD","properties":{"formattedCitation":"(Grevstad et al. 2022, Damos et al. 2023)","plainCitation":"(Grevstad et al. 2022, Damos et al. 2023)","dontUpdate":true,"noteIndex":0},"citationItems":[{"id":1333,"uris":["http://zotero.org/users/8911623/items/6D2ZPEI2"],"itemData":{"id":1333,"type":"article-journal","abstract":"A wide variety of organisms use the regular seasonal changes in photoperiod as a cue to align their life cycles with favorable conditions. Yet the phenological consequences of photoperiodism for organisms exposed to new climates are often overlooked. We present a conceptual approach and phenology model that maps voltinism (generations per year) and the degree of phenological mismatch that can arise when organisms with a short-day diapause response are introduced to new regions or are otherwise exposed to new climates. Our degree-day-based model combines continent-wide spatialized daily climate data, calculated date-specific and latitude-specific day lengths, and experimentally determined developmental responses to both photoperiod and temperature. Using the case of the knotweed psyllid Aphalara itadori, a new biological control agent being introduced from Japan to North America and Europe to control an invasive weed, we show how incorporating a short-day diapause response will result in geographic patterns of attempted voltinism that are strikingly different from the potential number of generations based on degree-days alone. The difference between the attempted and potential generations represents a quantitative measure of phenological mismatch between diapause timing and the end of the growing season. We conclude that insects moved from lower to higher latitudes (or to cooler climates) will tend to diapause too late, potentially resulting in high mortality from inclement weather, and those moved from higher to lower latitude (to warmer climates) may be prone to diapausing too early, therefore not fully exploiting the growing season and/or suffering from insufficient reserves for the longer duration in diapause. Mapped output reveals a central region with good phenology match that shifts north or south depending on the geographic source of the insect and its corresponding critical photoperiod for diapause. These results have direct relevance for efforts to establish populations of classical biocontrol agents. More generally, our approach and model could be applied to a wide variety of photoperiod- and temperature-sensitive organisms that are exposed to changes in climate, including resident and invasive agricultural pests and species of conservation concern.","container-title":"Ecological Applications","DOI":"10.1002/eap.2557","ISSN":"1939-5582","issue":"3","language":"en","note":"_eprint: https://onlinelibrary.wiley.com/doi/pdf/10.1002/eap.2557","page":"e2557","source":"Wiley Online Library","title":"Combining photoperiod and thermal responses to predict phenological mismatch for introduced insects","volume":"32","author":[{"family":"Grevstad","given":"Fritzi S."},{"family":"Wepprich","given":"Tyson"},{"family":"Barker","given":"Brittany"},{"family":"Coop","given":"Leonard B."},{"family":"Shaw","given":"Richard"},{"family":"Bourchier","given":"Robert S."}],"issued":{"date-parts":[["2022"]]},"citation-key":"grevstadCombiningPhotoperiodThermal2022"}},{"id":5768,"uris":["http://zotero.org/users/8911623/items/UXXDS26P"],"itemData":{"id":5768,"type":"article-journal","abstract":"In this work, we use developmental rate models to predict egg laying activity and succession of generations of T. urticae populations under field conditions in the Prespa lakes region in Northern Greece. Moreover, the developmental rate model predictions are related to accumulated heat summations to be compared with actual bean damage and to generate pest-specific degree-day risk thresholds. The oviposition was predicted to start at 57.7 DD, while the first peak in egg laying was estimated to be at 141.8 DD. The second and third peak in egg production were predicted to occur at 321.1 and 470.5 DD, respectively. At the degree-day risk threshold, half development of the first summer generation was estimated at 187 DD and 234 DDm while for the second, it was estimated at 505 DD and 547 DD for 2021 and 2022, respectively. According to the model predictions, no significant differences were observed in the mean generation time (total egg to adult development) of T. urticae between the two observation years (t = 0.01, df = 15, p = 0.992). The total generation time was estimated at 249.3 (±7.7) and 249.2 (±6.7), for 2021 and 2022, respectively. The current models will contribute towards predictions of the seasonal occurrence and oviposition of T. urticae to be used in pest management decision-making. Moreover, the development of population model is a prerequisite for the buildup and implementation of smart plant protection solutions.","container-title":"Agriculture","DOI":"10.3390/agriculture13040756","ISSN":"2077-0472","issue":"4","language":"en","license":"http://creativecommons.org/licenses/by/3.0/","note":"number: 4\npublisher: Multidisciplinary Digital Publishing Institute","page":"756","source":"www.mdpi.com","title":"Predicting the Occurrence and Risk Damage Caused by the Two-Spotted Spider Mite Tetranychus urticae (Koch) in Dry Beans (Phaseolus vulgaris L.) Combining Rate and Heat Summation Models for Digital Decisions Support","volume":"13","author":[{"family":"Damos","given":"Petros"},{"family":"Papathanasiou","given":"Fokion"},{"family":"Tsikos","given":"Evaggelos"},{"family":"Kyriakidis","given":"Thomas"},{"family":"Louta","given":"Malamati"}],"issued":{"date-parts":[["2023",4]]},"citation-key":"damos2023"}}],"schema":"https://github.com/citation-style-language/schema/raw/master/csl-citation.json"} </w:instrText>
      </w:r>
      <w:r w:rsidR="009D20BA" w:rsidRPr="0084756E">
        <w:rPr>
          <w:rFonts w:ascii="Times New Roman" w:hAnsi="Times New Roman" w:cs="Times New Roman"/>
        </w:rPr>
        <w:fldChar w:fldCharType="separate"/>
      </w:r>
      <w:proofErr w:type="spellStart"/>
      <w:r w:rsidR="009D20BA" w:rsidRPr="0084756E">
        <w:rPr>
          <w:rFonts w:ascii="Times New Roman" w:hAnsi="Times New Roman" w:cs="Times New Roman"/>
        </w:rPr>
        <w:t>Grevstad</w:t>
      </w:r>
      <w:proofErr w:type="spellEnd"/>
      <w:r w:rsidR="009D20BA" w:rsidRPr="0084756E">
        <w:rPr>
          <w:rFonts w:ascii="Times New Roman" w:hAnsi="Times New Roman" w:cs="Times New Roman"/>
        </w:rPr>
        <w:t xml:space="preserve"> et al. 2022, Damos et al. 2023)</w:t>
      </w:r>
      <w:r w:rsidR="009D20BA" w:rsidRPr="0084756E">
        <w:rPr>
          <w:rFonts w:ascii="Times New Roman" w:hAnsi="Times New Roman" w:cs="Times New Roman"/>
        </w:rPr>
        <w:fldChar w:fldCharType="end"/>
      </w:r>
      <w:r w:rsidRPr="0084756E">
        <w:rPr>
          <w:rFonts w:ascii="Times New Roman" w:hAnsi="Times New Roman" w:cs="Times New Roman"/>
        </w:rPr>
        <w:t>.</w:t>
      </w:r>
      <w:r w:rsidR="0084756E">
        <w:rPr>
          <w:rFonts w:ascii="Times New Roman" w:hAnsi="Times New Roman" w:cs="Times New Roman"/>
        </w:rPr>
        <w:t xml:space="preserve"> In this study, </w:t>
      </w:r>
      <w:r w:rsidR="00CD20A9">
        <w:rPr>
          <w:rFonts w:ascii="Times New Roman" w:hAnsi="Times New Roman" w:cs="Times New Roman"/>
        </w:rPr>
        <w:t xml:space="preserve">we simulate the </w:t>
      </w:r>
      <w:r w:rsidR="0084756E">
        <w:rPr>
          <w:rFonts w:ascii="Times New Roman" w:hAnsi="Times New Roman" w:cs="Times New Roman"/>
        </w:rPr>
        <w:t xml:space="preserve">phenology of </w:t>
      </w:r>
      <w:r w:rsidR="0084756E">
        <w:rPr>
          <w:rFonts w:ascii="Times New Roman" w:hAnsi="Times New Roman" w:cs="Times New Roman"/>
          <w:i/>
          <w:iCs/>
        </w:rPr>
        <w:t xml:space="preserve">Pieris </w:t>
      </w:r>
      <w:proofErr w:type="spellStart"/>
      <w:r w:rsidR="0084756E" w:rsidRPr="0084756E">
        <w:rPr>
          <w:rFonts w:ascii="Times New Roman" w:hAnsi="Times New Roman" w:cs="Times New Roman"/>
          <w:i/>
          <w:iCs/>
        </w:rPr>
        <w:t>rapae</w:t>
      </w:r>
      <w:proofErr w:type="spellEnd"/>
      <w:r w:rsidR="00CD20A9">
        <w:rPr>
          <w:rFonts w:ascii="Times New Roman" w:hAnsi="Times New Roman" w:cs="Times New Roman"/>
        </w:rPr>
        <w:t xml:space="preserve"> while accounting for the thermal performance of the overwintering pupae in late winter and early spring —i.e., explicitly accounting for a behavioral ontogenetic thermoregulatory strategy (Fig. 1-2, see Methods). Moreover, we illustrate how to incorporate diapause in our phenological simulations within the broccoli growing season, where we explicitly incorporate overwintering diapause induction as soon as </w:t>
      </w:r>
      <w:r w:rsidR="00CD20A9">
        <w:rPr>
          <w:rFonts w:ascii="Times New Roman" w:hAnsi="Times New Roman" w:cs="Times New Roman"/>
        </w:rPr>
        <w:lastRenderedPageBreak/>
        <w:t>pupae emerge from larval stages with daylengths lower than 9.5h in late fall (see Methods, Fig. 3).</w:t>
      </w:r>
      <w:r w:rsidR="0084756E">
        <w:rPr>
          <w:rFonts w:ascii="Times New Roman" w:hAnsi="Times New Roman" w:cs="Times New Roman"/>
        </w:rPr>
        <w:t xml:space="preserve"> </w:t>
      </w:r>
      <w:r w:rsidRPr="00CD20A9">
        <w:rPr>
          <w:rFonts w:ascii="Times New Roman" w:hAnsi="Times New Roman" w:cs="Times New Roman"/>
        </w:rPr>
        <w:t xml:space="preserve">Thus, considering each life stage in models and how </w:t>
      </w:r>
      <w:r w:rsidR="009D20BA" w:rsidRPr="00CD20A9">
        <w:rPr>
          <w:rFonts w:ascii="Times New Roman" w:hAnsi="Times New Roman" w:cs="Times New Roman"/>
        </w:rPr>
        <w:t>they exploit different microhabitats with their own microclimatic conditions</w:t>
      </w:r>
      <w:r w:rsidRPr="00CD20A9">
        <w:rPr>
          <w:rFonts w:ascii="Times New Roman" w:hAnsi="Times New Roman" w:cs="Times New Roman"/>
        </w:rPr>
        <w:t xml:space="preserve"> can modify forecasts </w:t>
      </w:r>
      <w:r w:rsidR="008843CF" w:rsidRPr="00CD20A9">
        <w:rPr>
          <w:rFonts w:ascii="Times New Roman" w:hAnsi="Times New Roman" w:cs="Times New Roman"/>
        </w:rPr>
        <w:t xml:space="preserve">at macroscales </w:t>
      </w:r>
      <w:r w:rsidR="009D20BA" w:rsidRPr="00CD20A9">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{"citationID":"rl9fNlUa","properties":{"formattedCitation":"(Duffy et al. 2015, Levy et al. 2016)","plainCitation":"(Duffy et al. 2015, Levy et al. 2016)","dontUpdate":true,"noteIndex":0},"citationItems":[{"id":1357,"uris":["http://zotero.org/users/8911623/items/MJAMQCHW"],"itemData":{"id":1357,"type":"article-journal","abstract":"Understanding the influence of microclimates is an increasing focus of investigations of global change risks to insects. Here we review recent advances in this area in the context of macrophysiological forecasts of the impacts of warming. Some studies have suggested that risk estimates may be inaccurate owing to microclimate variation or behavioural responses. Using modelled microclimatic data we illustrate this problem, demonstrating that soil microclimates on the Australian continent will warm in concert with global climate change such that the upper thermal tolerance limits of many insects will be exceeded across much of the continent. Deeper microclimates will be cooler and more hospitable, emphasising the importance of behavioural adaptation and movement amongst microclimates as a response to environmental warming.","collection-title":"Global change biology * Molecular physiology","container-title":"Current Opinion in Insect Science","DOI":"10.1016/j.cois.2015.09.013","ISSN":"2214-5745","journalAbbreviation":"Current Opinion in Insect Science","language":"en","page":"84-89","source":"ScienceDirect","title":"Microclimate-based macrophysiology: implications for insects in a warming world","title-short":"Microclimate-based macrophysiology","volume":"11","author":[{"family":"Duffy","given":"Grant A"},{"family":"Coetzee","given":"Bernard WT"},{"family":"Janion-Scheepers","given":"Charlene"},{"family":"Chown","given":"Steven L"}],"issued":{"date-parts":[["2015",10,1]]},"citation-key":"duffy2015"}},{"id":552,"uris":["http://zotero.org/users/8911623/items/3C8WWZWB"],"itemData":{"id":552,"type":"article-journal","abstract":"As global warming has lengthened the active seasons of many species, we need a framework for predicting how advances in phenology shape the life history and the resulting fitness of organisms. Using an individual-based model, we show how warming differently affects annual cycles of development, growth, reproduction and activity in a group of North American lizards. Populations in cold regions can grow and reproduce more when warming lengthens their active season. However, future warming of currently warm regions advances the reproductive season but reduces the survival of embryos and juveniles. Hence, stressful temperatures during summer can offset predicted gains from extended growth seasons and select for lizards that reproduce after the warm summer months. Understanding these cascading effects of climate change may be crucial to predict shifts in the life history and demography of species.","container-title":"Ecology Letters","DOI":"10.1111/ele.12595","ISSN":"1461-0248","issue":"6","language":"en","license":"© 2016 John Wiley &amp; Sons Ltd/CNRS","page":"620-628","source":"Wiley Online Library","title":"Ontogeny constrains phenology: opportunities for activity and reproduction interact to dictate potential phenologies in a changing climate","title-short":"Ontogeny constrains phenology","volume":"19","author":[{"family":"Levy","given":"Ofir"},{"family":"Buckley","given":"Lauren B."},{"family":"Keitt","given":"Timothy H."},{"family":"Angilletta","given":"Michael J."}],"issued":{"date-parts":[["2016"]]},"citation-key":"levy2016"}}],"schema":"https://github.com/citation-style-language/schema/raw/master/csl-citation.json"} </w:instrText>
      </w:r>
      <w:r w:rsidR="009D20BA" w:rsidRPr="00CD20A9">
        <w:rPr>
          <w:rFonts w:ascii="Times New Roman" w:hAnsi="Times New Roman" w:cs="Times New Roman"/>
        </w:rPr>
        <w:fldChar w:fldCharType="separate"/>
      </w:r>
      <w:r w:rsidR="009D20BA" w:rsidRPr="00CD20A9">
        <w:rPr>
          <w:rFonts w:ascii="Times New Roman" w:hAnsi="Times New Roman" w:cs="Times New Roman"/>
        </w:rPr>
        <w:t>(</w:t>
      </w:r>
      <w:r w:rsidR="006B3A73" w:rsidRPr="00CD20A9">
        <w:rPr>
          <w:rFonts w:ascii="Times New Roman" w:hAnsi="Times New Roman" w:cs="Times New Roman"/>
        </w:rPr>
        <w:t xml:space="preserve">Duffy et al. 2015, </w:t>
      </w:r>
      <w:r w:rsidR="009D20BA" w:rsidRPr="00CD20A9">
        <w:rPr>
          <w:rFonts w:ascii="Times New Roman" w:hAnsi="Times New Roman" w:cs="Times New Roman"/>
        </w:rPr>
        <w:t xml:space="preserve"> Levy et al. 2016)</w:t>
      </w:r>
      <w:r w:rsidR="009D20BA" w:rsidRPr="00CD20A9">
        <w:rPr>
          <w:rFonts w:ascii="Times New Roman" w:hAnsi="Times New Roman" w:cs="Times New Roman"/>
        </w:rPr>
        <w:fldChar w:fldCharType="end"/>
      </w:r>
      <w:r w:rsidR="00CD20A9" w:rsidRPr="00CD20A9">
        <w:rPr>
          <w:rFonts w:ascii="Times New Roman" w:hAnsi="Times New Roman" w:cs="Times New Roman"/>
        </w:rPr>
        <w:t>.</w:t>
      </w:r>
    </w:p>
    <w:p w14:paraId="4B29AABF" w14:textId="11A4EBB8" w:rsidR="00F84572" w:rsidRPr="0084756E" w:rsidRDefault="00230636" w:rsidP="009D20BA">
      <w:pPr>
        <w:pStyle w:val="BodyText"/>
        <w:spacing w:line="480" w:lineRule="auto"/>
        <w:rPr>
          <w:rFonts w:ascii="Times New Roman" w:hAnsi="Times New Roman" w:cs="Times New Roman"/>
        </w:rPr>
      </w:pPr>
      <w:r w:rsidRPr="0084756E">
        <w:rPr>
          <w:rFonts w:ascii="Times New Roman" w:hAnsi="Times New Roman" w:cs="Times New Roman"/>
        </w:rPr>
        <w:t xml:space="preserve">Third, </w:t>
      </w:r>
      <w:r w:rsidR="009D20BA" w:rsidRPr="0084756E">
        <w:rPr>
          <w:rFonts w:ascii="Times New Roman" w:hAnsi="Times New Roman" w:cs="Times New Roman"/>
        </w:rPr>
        <w:t xml:space="preserve">other specific </w:t>
      </w:r>
      <w:r w:rsidRPr="0084756E">
        <w:rPr>
          <w:rFonts w:ascii="Times New Roman" w:hAnsi="Times New Roman" w:cs="Times New Roman"/>
        </w:rPr>
        <w:t xml:space="preserve">traits such as dispersal ability, diet breadth, flight duration, seasonality specialization and feeding habits may also affect insect thermal life-history and, thus, phenology </w:t>
      </w:r>
      <w:r w:rsidR="009D20BA" w:rsidRPr="0084756E">
        <w:rPr>
          <w:rFonts w:ascii="Times New Roman" w:hAnsi="Times New Roman" w:cs="Times New Roman"/>
        </w:rPr>
        <w:fldChar w:fldCharType="begin"/>
      </w:r>
      <w:r w:rsidR="009D20BA" w:rsidRPr="0084756E">
        <w:rPr>
          <w:rFonts w:ascii="Times New Roman" w:hAnsi="Times New Roman" w:cs="Times New Roman"/>
        </w:rPr>
        <w:instrText xml:space="preserve"> ADDIN ZOTERO_ITEM CSL_CITATION {"citationID":"SjPwNUah","properties":{"formattedCitation":"(Diamond et al. 2011, Kharouba et al. 2018, Pincebourde and Casas 2019, von Schmalensee et al. 2023)","plainCitation":"(Diamond et al. 2011, Kharouba et al. 2018, Pincebourde and Casas 2019, von Schmalensee et al. 2023)","noteIndex":0},"citationItems":[{"id":564,"uris":["http://zotero.org/users/8911623/items/JJIS82D5"],"itemData":{"id":564,"type":"article-journal","abstract":"How do species' traits help identify which species will respond most strongly to future climate change? We examine the relationship between species' traits and phenology in a well-established model system for climate change, the U.K. Butterfly Monitoring Scheme (UKBMS). Most resident U.K. butterfly species have significantly advanced their dates of first appearance during the past 30 years. We show that species with narrower larval diet breadth and more advanced overwintering stages have experienced relatively greater advances in their date of first appearance. In addition, species with smaller range sizes have experienced greater phenological advancement. Our results demonstrate that species' traits can be important predictors of responses to climate change, and they suggest that further investigation of the mechanisms by which these traits influence phenology may aid in understanding species' responses to current and future climate change.","container-title":"Ecology","DOI":"10.1890/10-1594.1","ISSN":"1939-9170","issue":"5","language":"en","license":"© 2011 by the Ecological Society of America","page":"1005-1012","source":"Wiley Online Library","title":"Species' traits predict phenological responses to climate change in butterflies","volume":"92","author":[{"family":"Diamond","given":"Sarah E."},{"family":"Frame","given":"Alicia M."},{"family":"Martin","given":"Ryan A."},{"family":"Buckley","given":"Lauren B."}],"issued":{"date-parts":[["2011"]]},"citation-key":"diamond2011"}},{"id":566,"uris":["http://zotero.org/users/8911623/items/CFW7TTYJ"],"itemData":{"id":566,"type":"article-journal","container-title":"Proceedings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M."}],"issued":{"date-parts":[["2018",5,15]]},"citation-key":"kharouba2018"}},{"id":5785,"uris":["http://zotero.org/users/8911623/items/4CW89VQU"],"itemData":{"id":5785,"type":"article-journal","abstract":"The thermal limit of ectotherms provides an estimate of vulnerability to climate change. It differs between contrasting microhabitats, consistent with thermal ecology predictions that a species’ temperature sensitivity matches the microclimate it experiences. However, observed thermal limits may differ between ectotherms from the same environment, challenging this theory. We resolved this apparent paradox by showing that ectotherm activity generates microclimatic deviations large enough to account for differences in thermal limits between species from the same microhabitat. We studied upper lethal temperature, effect of feeding mode on plant gas exchange, and temperature of attacked leaves in a community of six arthropod species feeding on apple leaves. Thermal limits differed by up to 8 °C among the species. Species that caused an increase in leaf transpiration (+182%), thus cooling the leaf, had a lower thermal limit than those that decreased leaf transpiration (−75%), causing the leaf to warm up. Therefore, cryptic microclimatic variations at the scale of a single leaf determine the thermal limit in this community of herbivores. We investigated the consequences of these changes in plant transpiration induced by plant–insect feedbacks for species vulnerability to thermal extremes. Warming tolerance was similar between species, at ±2 °C, providing little margin for resisting increasingly frequent and intense heat waves. The thermal safety margin (the difference between thermal limit and temperature) was greatly overestimated when air temperature or intact leaf temperature was erroneously used. We conclude that feedback processes define the vulnerability of species in the phyllosphere, and beyond, to thermal extremes.","container-title":"Proceedings of the National Academy of Sciences","DOI":"10.1073/pnas.1815828116","issue":"12","note":"publisher: Proceedings of the National Academy of Sciences","page":"5588-5596","source":"pnas.org (Atypon)","title":"Narrow safety margin in the phyllosphere during thermal extremes","volume":"116","author":[{"family":"Pincebourde","given":"Sylvain"},{"family":"Casas","given":"Jérôme"}],"issued":{"date-parts":[["2019",3,19]]},"citation-key":"pincebourde2019"}},{"id":6280,"uris":["http://zotero.org/users/8911623/items/DXKDK3YE"],"itemData":{"id":6280,"type":"article-journal","abstract":"Seasons impose different selection pressures on organisms through contrasting environmental conditions. How such seasonal evolutionary conflict is resolved in organisms whose lives span across seasons remains underexplored. Through field experiments, laboratory work, and citizen science data analyses, we investigate this question using two closely related butterflies (Pieris rapae and P. napi). Superficially, the two butterflies appear highly ecologically similar. Yet, the citizen science data reveal that their fitness is partitioned differently across seasons. Pieris rapae have higher population growth during the summer season but lower overwintering success than do P. napi. We show that these differences correspond to the physiology and behavior of the butterflies. Pieris rapae outperform P. napi at high temperatures in several growth season traits, reflected in microclimate choice by ovipositing wild females. Instead, P. rapae have higher winter mortality than do P. napi. We conclude that the difference in population dynamics between the two butterflies is driven by seasonal specialization, manifested as strategies that maximize gains during growth seasons and minimize harm during adverse seasons, respectively.","container-title":"Nature Communications","DOI":"10.1038/s41467-023-39359-8","ISSN":"2041-1723","issue":"1","journalAbbreviation":"Nat Commun","language":"en","license":"2023 The Author(s)","note":"number: 1\npublisher: Nature Publishing Group","page":"3663","source":"www.nature.com","title":"Seasonal specialization drives divergent population dynamics in two closely related butterflies","volume":"14","author":[{"family":"Schmalensee","given":"Loke","non-dropping-particle":"von"},{"family":"Caillault","given":"Pauline"},{"family":"Gunnarsdóttir","given":"Katrín Hulda"},{"family":"Gotthard","given":"Karl"},{"family":"Lehmann","given":"Philipp"}],"issued":{"date-parts":[["2023",6,20]]},"citation-key":"vonschmalensee2023"}}],"schema":"https://github.com/citation-style-language/schema/raw/master/csl-citation.json"} </w:instrText>
      </w:r>
      <w:r w:rsidR="009D20BA" w:rsidRPr="0084756E">
        <w:rPr>
          <w:rFonts w:ascii="Times New Roman" w:hAnsi="Times New Roman" w:cs="Times New Roman"/>
        </w:rPr>
        <w:fldChar w:fldCharType="separate"/>
      </w:r>
      <w:r w:rsidR="009D20BA" w:rsidRPr="0084756E">
        <w:rPr>
          <w:rFonts w:ascii="Times New Roman" w:hAnsi="Times New Roman" w:cs="Times New Roman"/>
        </w:rPr>
        <w:t>(Diamond et al. 2011, Kharouba et al. 2018, Pincebourde and Casas 2019, von Schmalensee et al. 2023)</w:t>
      </w:r>
      <w:r w:rsidR="009D20BA" w:rsidRPr="0084756E">
        <w:rPr>
          <w:rFonts w:ascii="Times New Roman" w:hAnsi="Times New Roman" w:cs="Times New Roman"/>
        </w:rPr>
        <w:fldChar w:fldCharType="end"/>
      </w:r>
      <w:r w:rsidRPr="0084756E">
        <w:rPr>
          <w:rFonts w:ascii="Times New Roman" w:hAnsi="Times New Roman" w:cs="Times New Roman"/>
        </w:rPr>
        <w:t xml:space="preserve">. In addition, plasticity and/or local adaptation under differential environmental conditions </w:t>
      </w:r>
      <w:r w:rsidR="00CE1F9E" w:rsidRPr="0084756E">
        <w:rPr>
          <w:rFonts w:ascii="Times New Roman" w:hAnsi="Times New Roman" w:cs="Times New Roman"/>
        </w:rPr>
        <w:t>—</w:t>
      </w:r>
      <w:r w:rsidRPr="0084756E">
        <w:rPr>
          <w:rFonts w:ascii="Times New Roman" w:hAnsi="Times New Roman" w:cs="Times New Roman"/>
        </w:rPr>
        <w:t>e.g., across latitudinal/altitudinal gradients</w:t>
      </w:r>
      <w:r w:rsidR="00CE1F9E" w:rsidRPr="0084756E">
        <w:rPr>
          <w:rFonts w:ascii="Times New Roman" w:hAnsi="Times New Roman" w:cs="Times New Roman"/>
        </w:rPr>
        <w:t>—</w:t>
      </w:r>
      <w:r w:rsidRPr="0084756E">
        <w:rPr>
          <w:rFonts w:ascii="Times New Roman" w:hAnsi="Times New Roman" w:cs="Times New Roman"/>
        </w:rPr>
        <w:t xml:space="preserve"> can promote variation in thermal performance among populations leading to intraspecific variation in phenological sensitivities to temperature </w:t>
      </w:r>
      <w:r w:rsidR="009D20BA" w:rsidRPr="0084756E">
        <w:rPr>
          <w:rFonts w:ascii="Times New Roman" w:hAnsi="Times New Roman" w:cs="Times New Roman"/>
        </w:rPr>
        <w:fldChar w:fldCharType="begin"/>
      </w:r>
      <w:r w:rsidR="009D20BA" w:rsidRPr="0084756E">
        <w:rPr>
          <w:rFonts w:ascii="Times New Roman" w:hAnsi="Times New Roman" w:cs="Times New Roman"/>
        </w:rPr>
        <w:instrText xml:space="preserve"> ADDIN ZOTERO_ITEM CSL_CITATION {"citationID":"LuSkkHEJ","properties":{"formattedCitation":"(Sinclair et al. 2012, St\\uc0\\u229{}lhandske et al. 2017, Khelifa et al. 2019, Guti\\uc0\\u233{}rrez and Wilson 2021)","plainCitation":"(Sinclair et al. 2012, Stålhandske et al. 2017, Khelifa et al. 2019, Gutiérrez and Wilson 2021)","noteIndex":0},"citationItems":[{"id":1383,"uris":["http://zotero.org/users/8911623/items/T6VSY64F"],"itemData":{"id":1383,"type":"article-journal","abstract":"Abstract Among-population variation in insect thermal performance is important for understanding patterns and mechanisms of evolution and predicting insect responses to altered climate regimes in future or novel environments. Here we review and discuss several key examples of among-population variation in insect thermal performance, including latitudinal gradients in chill coma recovery time, variation in energy consumption and metabolic biochemistry, rapid changes in thermal biology with range expansion in invasive and introduced species, and potential constraints on variation in thermal performance traits. This review highlights that while there is substantial evidence for among-population variation that is generally correlated with local climate regimes, neither the underlying mechanisms nor the implications for whole-animal fitness in the field are well understood. We also discuss the potential limitations of interpreting evolved variation among populations and argue for a genes-to-environment approach to population-level variation in thermal biology of insects.","archive_location":"Chicago, IL","container-title":"Physiological and Biochemical Zoology","DOI":"10.1086/665388","ISSN":"1522-2152","language":"en","license":"© 2012 by The University of Chicago. All rights reserved.","note":"publisher: University of Chicago PressChicago, IL","source":"www.journals.uchicago.edu","title":"Variation in Thermal Performance among Insect Populations*","URL":"https://www.journals.uchicago.edu/doi/10.1086/665388","author":[{"family":"Sinclair","given":"Brent J."},{"family":"Williams","given":"Caroline M."},{"family":"Terblanche","given":"John S."}],"accessed":{"date-parts":[["2022",4,5]]},"issued":{"date-parts":[["2012",7,19]]},"citation-key":"sinclair2012"}},{"id":6338,"uris":["http://zotero.org/users/8911623/items/YQ6Z6U8V"],"itemData":{"id":6338,"type":"article-journal","abstract":"Understanding and predicting phenology has become more important with ongoing climate change and has brought about great research efforts in the recent decades. The majority of studies examining spring phenology of insects have focussed on the effects of spring temperatures alone. Here we use citizen-collected observation data to show that winter cold duration, in addition to spring temperature, can affect the spring emergence of butterflies. Using spatial mixed models, we disentangle the effects of climate variables and reveal impacts of both spring and winter conditions for five butterfly species that overwinter as pupae across the UK, with data from 1976 to 2013 and one butterfly species in Sweden, with data from 2001 to 2013. Warmer springs lead to earlier emergence in all species and milder winters lead to statistically significant delays in three of the five investigated species. We also find that the delaying effect of winter warmth has become more pronounced in the last decade, during which time winter durations have become shorter. For one of the studied species, Anthocharis cardamines (orange tip butterfly), we also make use of parameters determined from previous experiments on pupal development to model the spring phenology. Using daily temperatures in the UK and Sweden, we show that recent variation in spring temperature corresponds to 10–15 day changes in emergence time over UK and Sweden, whereas variation in winter duration corresponds to 20 days variation in the south of the UK versus only 3 days in the south of Sweden. In summary, we show that short winters delay phenology. The effect is most prominent in areas with particularly mild winters, emphasising the importance of winter for the response of ectothermic animals to climate change. With climate change, these effects may become even stronger and apply also at higher latitudes.","container-title":"Journal of Animal Ecology","DOI":"10.1111/1365-2656.12673","ISSN":"1365-2656","issue":"4","language":"en","license":"© 2017 The Authors. Journal of Animal Ecology © 2017 British Ecological Society","note":"_eprint: https://onlinelibrary.wiley.com/doi/pdf/10.1111/1365-2656.12673","page":"718-729","source":"Wiley Online Library","title":"Winter chilling speeds spring development of temperate butterflies","volume":"86","author":[{"family":"Stålhandske","given":"Sandra"},{"family":"Gotthard","given":"Karl"},{"family":"Leimar","given":"Olof"}],"issued":{"date-parts":[["2017"]]},"citation-key":"stalhandske2017"}},{"id":1249,"uris":["http://zotero.org/users/8911623/items/5T3WHYA4"],"itemData":{"id":1249,"type":"article-journal","abstract":"Thermal performance curves (TPCs) have been estimated in multiple ectotherm species to understand their thermal plasticity and adaptation and to predict the effect of global warming. However, TPCs are typically assessed under constant temperature regimes, so their reliability for predicting thermal responses in the wild where temperature fluctuates diurnally and seasonally remains poorly documented. Here, we use distant latitudinal populations of five species of sepsid flies (Diptera: Sepsidae) from the temperate region (Europe, North Africa, North America) to compare estimates derived from constant TPCs with observed development rate under fluctuating temperatures in laboratory and field conditions. TPCs changed across gradients in that flies originating from higher latitudes showed accelerated development at higher temperatures, an adaptive response. TPCs were then used to predict development rates observed under fluctuating temperatures; these predictions were relatively accurate in the laboratory but not the field. Interestingly, the precision of TPC predictions depended not only on the resolution of temperature data, with daily and overall temperature summing performing better than hourly temperature summing, but also on the frequency of temperatures falling below the estimated critical minimum temperature. Hourly temperature resolution most strongly underestimated actual development rates, because flies apparently either did not stop growing when temperatures dropped below this threshold, or they sped up their growth when the temperature rose again, thus most severely reflecting this error. We conclude that when flies do not encounter cold temperatures, TPC predictions based on constant temperatures can accurately reflect performance under fluctuating temperatures if adequately adjusted for nonlinearities, but when encountering cold temperatures, this method is more error-prone. Our study emphasizes the importance of the resolution of temperature data and cold temperatures in shaping thermal reaction norms.","container-title":"Journal of Animal Ecology","DOI":"10.1111/1365-2656.13077","ISSN":"1365-2656","issue":"12","language":"en","note":"_eprint: https://onlinelibrary.wiley.com/doi/pdf/10.1111/1365-2656.13077","page":"1901-1912","source":"Wiley Online Library","title":"Usefulness and limitations of thermal performance curves in predicting ectotherm development under climatic variability","volume":"88","author":[{"family":"Khelifa","given":"Rassim"},{"family":"Blanckenhorn","given":"Wolf U."},{"family":"Roy","given":"Jeannine"},{"family":"Rohner","given":"Patrick T."},{"family":"Mahdjoub","given":"Hayat"}],"issued":{"date-parts":[["2019"]]},"citation-key":"khelifa2019"}},{"id":5017,"uris":["http://zotero.org/users/8911623/items/SLQ7NPLQ"],"itemData":{"id":5017,"type":"article-journal","abstract":"Phenological change is the most widely documented biological impact of climate change, but shows marked variation in magnitude among populations and species. Thus, quantifying the environmental factors and organismal differences driving this intra- and interspecific variability in phenology is vital to understand and forecast the ecological consequences of climate change. Here, we test intra- and interspecific differences for a set of butterfly species in the organismal sensitivity of flight phenology and its dependence on environmental factors, using as our model system an elevation gradient in a Mediterranean mountain range where temperature and relative humidity vary substantially over space and time. We use field-collected meteorological data, and butterfly counts for 20 univoltine species over 14 years, to test the relative effects on phenology of temperature and relative humidity, the sensitivity of phenology to spatial and temporal variation in temperature and whether ecological traits account for inter-specific variation in sensitivity. For all species, temperature in the months immediately preceding adult emergence had the strongest relationship with phenology. All species appeared earlier in warmer years, with those flying earlier in the season showing the greatest sensitivity to annual (temporal) variation in temperature. However, only a minority of species showed evidence of plastic, space-for-time responses to temperature. Instead, most species showed strong evidence that phenology was more sensitive to temporal than spatial variation in temperature. Our results support the dominant influence of temperature on phenology, even in Mediterranean environments suffering summer drought. They also suggest that accurate forecasts of species' phenological shifts could require the isolation of spatial from temporal components of temperature variation, because the sensitivity of populations and species may differ across these two dimensions. The factors driving synchronisation of phenology over space merit particular research in the context of climate change, given their potential to expose populations simultaneously to environmental extremes.","container-title":"Journal of Animal Ecology","DOI":"10.1111/1365-2656.13348","ISSN":"1365-2656","issue":"1","language":"en","note":"_eprint: https://onlinelibrary.wiley.com/doi/pdf/10.1111/1365-2656.13348","page":"248-259","source":"Wiley Online Library","title":"Intra- and interspecific variation in the responses of insect phenology to climate","volume":"90","author":[{"family":"Gutiérrez","given":"David"},{"family":"Wilson","given":"Robert J."}],"issued":{"date-parts":[["2021"]]},"citation-key":"gutierrez2021"}}],"schema":"https://github.com/citation-style-language/schema/raw/master/csl-citation.json"} </w:instrText>
      </w:r>
      <w:r w:rsidR="009D20BA" w:rsidRPr="0084756E">
        <w:rPr>
          <w:rFonts w:ascii="Times New Roman" w:hAnsi="Times New Roman" w:cs="Times New Roman"/>
        </w:rPr>
        <w:fldChar w:fldCharType="separate"/>
      </w:r>
      <w:r w:rsidR="009D20BA" w:rsidRPr="0084756E">
        <w:rPr>
          <w:rFonts w:ascii="Times New Roman" w:hAnsi="Times New Roman" w:cs="Times New Roman"/>
        </w:rPr>
        <w:t>(Sinclair et al. 2012, Stålhandske et al. 2017, Khelifa et al. 2019, Gutiérrez and Wilson 2021)</w:t>
      </w:r>
      <w:r w:rsidR="009D20BA" w:rsidRPr="0084756E">
        <w:rPr>
          <w:rFonts w:ascii="Times New Roman" w:hAnsi="Times New Roman" w:cs="Times New Roman"/>
        </w:rPr>
        <w:fldChar w:fldCharType="end"/>
      </w:r>
      <w:r w:rsidRPr="0084756E">
        <w:rPr>
          <w:rFonts w:ascii="Times New Roman" w:hAnsi="Times New Roman" w:cs="Times New Roman"/>
        </w:rPr>
        <w:t>.  Further, genetic variability and microclimate differences can translate into thermal performance variation among individuals within a population</w:t>
      </w:r>
      <w:r w:rsidR="009D20BA" w:rsidRPr="0084756E">
        <w:rPr>
          <w:rFonts w:ascii="Times New Roman" w:hAnsi="Times New Roman" w:cs="Times New Roman"/>
        </w:rPr>
        <w:t xml:space="preserve">, which may guide future individual process-based models </w:t>
      </w:r>
      <w:r w:rsidR="009D20BA" w:rsidRPr="0084756E">
        <w:rPr>
          <w:rFonts w:ascii="Times New Roman" w:hAnsi="Times New Roman" w:cs="Times New Roman"/>
        </w:rPr>
        <w:fldChar w:fldCharType="begin"/>
      </w:r>
      <w:r w:rsidR="008E5CD5" w:rsidRPr="0084756E">
        <w:rPr>
          <w:rFonts w:ascii="Times New Roman" w:hAnsi="Times New Roman" w:cs="Times New Roman"/>
        </w:rPr>
        <w:instrText xml:space="preserve"> ADDIN ZOTERO_ITEM CSL_CITATION {"citationID":"tovvnHCn","properties":{"formattedCitation":"(R\\uc0\\u233{}gni\\uc0\\u232{}re et al. 2015)","plainCitation":"(Régnière et al. 2015)","noteIndex":0},"citationItems":[{"id":1353,"uris":["http://zotero.org/users/8911623/items/W9Z7IEBU"],"itemData":{"id":1353,"type":"chapter","abstract":"The value of individual-based models (IBMs) in the study of disturbance ecology is illustrated through the development and analysis of an object-oriented model combining the effects of temperature on development, reproduction, and survival of mountain pine beetle (MPB; Dendroctonus ponderosae). The model is used to discuss the potential impacts of climate change on the distribution and likelihood of outbreaks of this insect in North American pine forests. The model was calibrated to provide satisfactory fit through comparisons between outputs and observed adult emergence patterns at seven sites and across several years (2001–2012) in the northwestern United States, and with observed MPB outbreak population growth in central Idaho (1992–2004). With these adjustments, model results reveal that the effect of recent climate trends in western North America (1950–2012) on MPB population growth rates explains the unprecedented increase in size and severity of MPB outbreaks in the 2000s, especially in the northern and high-elevation edges of its range, in British Columbia, Canada, and much of the northwestern United States. Given that MPB has now invaded the boreal forests of central Alberta, a plausible climate change scenario is used to forecast the potential population growth rates of MPB over the pine forests of eastern North America. Because of its architecture (as an IBM), this model is a prototype that can easily be further developed to incorporate processes such as water stress modulation of host plant defenses, phloem desiccation, movement of beetles during host-searching or mass migration, and genetic adaptation by the insect to rapidly changing temperatures.","container-title":"Simulation Modeling of Forest Landscape Disturbances","event-place":"Cham","ISBN":"978-3-319-19809-5","language":"en","note":"DOI: 10.1007/978-3-319-19809-5_6","page":"135-164","publisher":"Springer International Publishing","publisher-place":"Cham","source":"Springer Link","title":"Individual-Based Modeling: Mountain Pine Beetle Seasonal Biology in Response to Climate","title-short":"Individual-Based Modeling","URL":"https://doi.org/10.1007/978-3-319-19809-5_6","author":[{"family":"Régnière","given":"Jacques"},{"family":"Bentz","given":"Barbara J."},{"family":"Powell","given":"Jim A."},{"family":"St-Amant","given":"Rémi"}],"editor":[{"family":"Perera","given":"Ajith H."},{"family":"Sturtevant","given":"Brian R."},{"family":"Buse","given":"Lisa J."}],"accessed":{"date-parts":[["2022",5,4]]},"issued":{"date-parts":[["2015"]]},"citation-key":"regniereIndividualBasedModelingMountain2015"}}],"schema":"https://github.com/citation-style-language/schema/raw/master/csl-citation.json"} </w:instrText>
      </w:r>
      <w:r w:rsidR="009D20BA" w:rsidRPr="0084756E">
        <w:rPr>
          <w:rFonts w:ascii="Times New Roman" w:hAnsi="Times New Roman" w:cs="Times New Roman"/>
        </w:rPr>
        <w:fldChar w:fldCharType="separate"/>
      </w:r>
      <w:r w:rsidR="008E5CD5" w:rsidRPr="0084756E">
        <w:rPr>
          <w:rFonts w:ascii="Times New Roman" w:hAnsi="Times New Roman" w:cs="Times New Roman"/>
        </w:rPr>
        <w:t>(Régnière et al. 2015)</w:t>
      </w:r>
      <w:r w:rsidR="009D20BA" w:rsidRPr="0084756E">
        <w:rPr>
          <w:rFonts w:ascii="Times New Roman" w:hAnsi="Times New Roman" w:cs="Times New Roman"/>
        </w:rPr>
        <w:fldChar w:fldCharType="end"/>
      </w:r>
      <w:r w:rsidRPr="0084756E">
        <w:rPr>
          <w:rFonts w:ascii="Times New Roman" w:hAnsi="Times New Roman" w:cs="Times New Roman"/>
        </w:rPr>
        <w:t xml:space="preserve">. </w:t>
      </w:r>
      <w:r w:rsidR="0021182B" w:rsidRPr="0084756E">
        <w:rPr>
          <w:rFonts w:ascii="Times New Roman" w:hAnsi="Times New Roman" w:cs="Times New Roman"/>
        </w:rPr>
        <w:t xml:space="preserve">Promisingly, these sources of variation are increasingly being incorporated into process-based models </w:t>
      </w:r>
      <w:r w:rsidR="0021182B" w:rsidRPr="0084756E">
        <w:rPr>
          <w:rFonts w:ascii="Times New Roman" w:hAnsi="Times New Roman" w:cs="Times New Roman"/>
        </w:rPr>
        <w:fldChar w:fldCharType="begin"/>
      </w:r>
      <w:r w:rsidR="0021182B" w:rsidRPr="0084756E">
        <w:rPr>
          <w:rFonts w:ascii="Times New Roman" w:hAnsi="Times New Roman" w:cs="Times New Roman"/>
        </w:rPr>
        <w:instrText xml:space="preserve"> ADDIN ZOTERO_ITEM CSL_CITATION {"citationID":"MMr9afDQ","properties":{"formattedCitation":"(Chuine and Regniere 2017, Rebaudo and Rabhi 2018)","plainCitation":"(Chuine and Regniere 2017, Rebaudo and Rabhi 2018)","noteIndex":0},"citationItems":[{"id":1368,"uris":["http://zotero.org/users/8911623/items/GDTMSD3H"],"itemData":{"id":1368,"type":"article-journal","abstract":"Phenology is a key aspect of plant and animal life strategies that determines the ability to capture seasonally variable resources. It defines the season and duration of growth and reproduction and paces ecological interactions and ecosystem functions. Phenology models have become a key component of models in agronomy, forestry, ecology, and biogeosciences. Plant and animal process-based phenology models have taken different paths that have so far not crossed. Yet, they share many features because plant and animal annual cycles also share many characteristics, from their stepwise progression, including a resting period, to their dependence on similar environmental factors. We review the strengths and shortcomings of these models and the divergences in modeling approaches for plants and animals, which are mostly due to specificities of the questions they tackle. Finally, we discuss the most promising avenues and the challenges phenology modeling needs to address in the upcoming years.","container-title":"Annual Review of Ecology, Evolution, and Systematics","DOI":"10.1146/annurev-ecolsys-110316-022706","journalAbbreviation":"Annual Review of Ecology, Evolution, and Systematics","page":"159-182","source":"ResearchGate","title":"Process-Based Models of Phenology for Plants and Animals","volume":"48","author":[{"family":"Chuine","given":"Isabelle"},{"family":"Regniere","given":"Jacques"}],"issued":{"date-parts":[["2017",11,2]]},"citation-key":"chuine2017"}},{"id":1362,"uris":["http://zotero.org/users/8911623/items/GYHJNY4P"],"itemData":{"id":1362,"type":"article-journal","abstract":"The study of insect responses to temperature has a long tradition in science, starting from Réaumur's work on caterpillars in the 18th century. In 1932, Ernst Janisch wrote: ‘The problem is (and will be more and more in the future) one of the most important ones in entomology […]’. Almost 90 years after this paper, its prediction still holds true, with a sustained interest of the scientific community for the study of insect responses to temperature, especially in the context of climate change. We present a review of the major developments in the field of insect development responses to temperature and analyze the growing importance of modeling approaches in the literature using a bibliographic analysis. We discuss recent advances and future directions for phenology-modeling based on temperature-dependent development rate. Finally, we highlight the need for a change of paradigm toward a system-based approach in order to overcome current challenges and to predict insect phenology more accurately, with direct implications in agriculture, conservation biology, and epidemiology.","container-title":"Entomologia Experimentalis et Applicata","DOI":"10.1111/eea.12693","ISSN":"1570-7458","issue":"8","language":"en","note":"_eprint: https://onlinelibrary.wiley.com/doi/pdf/10.1111/eea.12693","page":"607-617","source":"Wiley Online Library","title":"Modeling temperature-dependent development rate and phenology in insects: review of major developments, challenges, and future directions","title-short":"Modeling temperature-dependent development rate and phenology in insects","volume":"166","author":[{"family":"Rebaudo","given":"François"},{"family":"Rabhi","given":"Victor-Badre"}],"issued":{"date-parts":[["2018"]]},"citation-key":"rebaudo2018"}}],"schema":"https://github.com/citation-style-language/schema/raw/master/csl-citation.json"}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(Chuine and Regniere 2017, Rebaudo and Rabhi 2018)</w:t>
      </w:r>
      <w:r w:rsidR="0021182B" w:rsidRPr="0084756E">
        <w:rPr>
          <w:rFonts w:ascii="Times New Roman" w:hAnsi="Times New Roman" w:cs="Times New Roman"/>
        </w:rPr>
        <w:fldChar w:fldCharType="end"/>
      </w:r>
      <w:r w:rsidR="0021182B" w:rsidRPr="0084756E">
        <w:rPr>
          <w:rFonts w:ascii="Times New Roman" w:hAnsi="Times New Roman" w:cs="Times New Roman"/>
        </w:rPr>
        <w:t>.</w:t>
      </w:r>
    </w:p>
    <w:p w14:paraId="553F2A51" w14:textId="4E9A81D3" w:rsidR="00F56F05" w:rsidRPr="0084756E" w:rsidRDefault="00F84572" w:rsidP="000A3D8D">
      <w:pPr>
        <w:pStyle w:val="BodyText"/>
        <w:spacing w:line="480" w:lineRule="auto"/>
        <w:rPr>
          <w:rFonts w:ascii="Times New Roman" w:hAnsi="Times New Roman" w:cs="Times New Roman"/>
        </w:rPr>
      </w:pPr>
      <w:r w:rsidRPr="0084756E">
        <w:rPr>
          <w:rFonts w:ascii="Times New Roman" w:hAnsi="Times New Roman" w:cs="Times New Roman"/>
        </w:rPr>
        <w:t>Fourth, using air temperature as the predictive variable rather than actual body temperatures may bias the phenological predictions of seasonal emergences</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21182B" w:rsidRPr="0084756E">
        <w:rPr>
          <w:rFonts w:ascii="Times New Roman" w:hAnsi="Times New Roman" w:cs="Times New Roman"/>
        </w:rPr>
        <w:instrText xml:space="preserve"> ADDIN ZOTERO_ITEM CSL_CITATION {"citationID":"X9ofrcbt","properties":{"formattedCitation":"(Kearney et al. 2010)","plainCitation":"(Kearney et al. 2010)","noteIndex":0},"citationItems":[{"id":5118,"uris":["http://zotero.org/users/8911623/items/KLHJX3ZZ"],"itemData":{"id":5118,"type":"article-journal","abstract":"There is strong correlative evidence that human-induced climate warming is contributing to changes in the timing of natural events. Firm attribution, however, requires cause-and-effect links between observed climate change and altered phenology, together with statistical confidence that observed regional climate change is anthropogenic. We provide evidence for phenological shifts in the butterfly Heteronympha merope in response to regional warming in the southeast Australian city of Melbourne. The mean emergence date for H. merope has shifted −1.5 days per decade over a 65-year period with a concurrent increase in local air temperatures of approximately 0.16°C per decade. We used a physiologically based model of climatic influences on development, together with statistical analyses of climate data and global climate model projections, to attribute the response of H. merope to anthropogenic warming. Such mechanistic analyses of phenological responses to climate improve our ability to forecast future climate change impacts on biodiversity.","container-title":"Biology Letters","DOI":"10.1098/rsbl.2010.0053","issue":"5","note":"publisher: Royal Society","page":"674-677","source":"royalsocietypublishing.org (Atypon)","title":"Early emergence in a butterfly causally linked to anthropogenic warming","volume":"6","author":[{"family":"Kearney","given":"Michael R."},{"family":"Briscoe","given":"Natalie J."},{"family":"Karoly","given":"David J."},{"family":"Porter","given":"Warren P."},{"family":"Norgate","given":"Melanie"},{"family":"Sunnucks","given":"Paul"}],"issued":{"date-parts":[["2010",3,17]]},"citation-key":"kearney2010"}}],"schema":"https://github.com/citation-style-language/schema/raw/master/csl-citation.json"}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(Kearney et al. 2010)</w:t>
      </w:r>
      <w:r w:rsidR="0021182B" w:rsidRPr="0084756E">
        <w:rPr>
          <w:rFonts w:ascii="Times New Roman" w:hAnsi="Times New Roman" w:cs="Times New Roman"/>
        </w:rPr>
        <w:fldChar w:fldCharType="end"/>
      </w:r>
      <w:r w:rsidRPr="0084756E">
        <w:rPr>
          <w:rFonts w:ascii="Times New Roman" w:hAnsi="Times New Roman" w:cs="Times New Roman"/>
        </w:rPr>
        <w:t>.</w:t>
      </w:r>
      <w:r w:rsidR="00C911A5">
        <w:rPr>
          <w:rFonts w:ascii="Times New Roman" w:hAnsi="Times New Roman" w:cs="Times New Roman"/>
        </w:rPr>
        <w:t xml:space="preserve"> </w:t>
      </w:r>
      <w:r w:rsidR="00C911A5" w:rsidRPr="00C911A5">
        <w:rPr>
          <w:rFonts w:ascii="Times New Roman" w:hAnsi="Times New Roman" w:cs="Times New Roman"/>
          <w:highlight w:val="green"/>
        </w:rPr>
        <w:t xml:space="preserve">Spatial variability of temperatures upon the surfaces where insects develop is usually larger than weather-station air temperature data, which may bias the predictive power of models nourishing from </w:t>
      </w:r>
      <w:proofErr w:type="spellStart"/>
      <w:r w:rsidR="00C911A5" w:rsidRPr="00C911A5">
        <w:rPr>
          <w:rFonts w:ascii="Times New Roman" w:hAnsi="Times New Roman" w:cs="Times New Roman"/>
          <w:highlight w:val="green"/>
        </w:rPr>
        <w:t>meterological</w:t>
      </w:r>
      <w:proofErr w:type="spellEnd"/>
      <w:r w:rsidR="00C911A5" w:rsidRPr="00C911A5">
        <w:rPr>
          <w:rFonts w:ascii="Times New Roman" w:hAnsi="Times New Roman" w:cs="Times New Roman"/>
          <w:highlight w:val="green"/>
        </w:rPr>
        <w:t xml:space="preserve"> data (Greiser et al. 2022).</w:t>
      </w:r>
      <w:r w:rsidR="00CE1F9E" w:rsidRPr="0084756E">
        <w:rPr>
          <w:rFonts w:ascii="Times New Roman" w:hAnsi="Times New Roman" w:cs="Times New Roman"/>
        </w:rPr>
        <w:t xml:space="preserve"> To address this</w:t>
      </w:r>
      <w:r w:rsidR="0021182B" w:rsidRPr="0084756E">
        <w:rPr>
          <w:rFonts w:ascii="Times New Roman" w:hAnsi="Times New Roman" w:cs="Times New Roman"/>
        </w:rPr>
        <w:t xml:space="preserve"> pathway</w:t>
      </w:r>
      <w:r w:rsidR="00CE1F9E" w:rsidRPr="0084756E">
        <w:rPr>
          <w:rFonts w:ascii="Times New Roman" w:hAnsi="Times New Roman" w:cs="Times New Roman"/>
        </w:rPr>
        <w:t xml:space="preserve">, biophysical ecological modeling, based on empirically derived equations that simulate the energy flux from the environment to the organisms, has been developed to help translate air temperature into actual </w:t>
      </w:r>
      <w:r w:rsidR="00CE1F9E" w:rsidRPr="0084756E">
        <w:rPr>
          <w:rFonts w:ascii="Times New Roman" w:hAnsi="Times New Roman" w:cs="Times New Roman"/>
        </w:rPr>
        <w:lastRenderedPageBreak/>
        <w:t>body temperatures</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21182B" w:rsidRPr="0084756E">
        <w:rPr>
          <w:rFonts w:ascii="Times New Roman" w:hAnsi="Times New Roman" w:cs="Times New Roman"/>
        </w:rPr>
        <w:instrText xml:space="preserve"> ADDIN ZOTERO_ITEM CSL_CITATION {"citationID":"8UQVScay","properties":{"formattedCitation":"(Kearney and Porter 2009, Briscoe et al. 2023)","plainCitation":"(Kearney and Porter 2009, Briscoe et al. 2023)","noteIndex":0},"citationItems":[{"id":1503,"uris":["http://zotero.org/users/8911623/items/GNIMJHUF"],"itemData":{"id":1503,"type":"article-journal","abstract":"Species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shifts.","container-title":"Ecology Letters","DOI":"10.1111/j.1461-0248.2008.01277.x","ISSN":"1461-0248","issue":"4","language":"en","note":"_eprint: https://onlinelibrary.wiley.com/doi/pdf/10.1111/j.1461-0248.2008.01277.x","page":"334-350","source":"Wiley Online Library","title":"Mechanistic niche modelling: combining physiological and spatial data to predict species’ ranges","title-short":"Mechanistic niche modelling","volume":"12","author":[{"family":"Kearney","given":"Michael"},{"family":"Porter","given":"Warren"}],"issued":{"date-parts":[["2009"]]},"citation-key":"kearney2009"}},{"id":4590,"uris":["http://zotero.org/users/8911623/items/WMIHZZPT"],"itemData":{"id":4590,"type":"article-journal","abstract":"A core challenge in global change biology is to predict how species will respond to future environmental change and to manage these responses. To make such predictions and management actions robust to novel futures, we need to accurately characterize how organisms experience their environments and the biological mechanisms by which they respond. All organisms are thermodynamically connected to their environments through the exchange of heat and water at fine spatial and temporal scales and this exchange can be captured with biophysical models. Although mechanistic models based on biophysical ecology have a long history of development and application, their use in global change biology remains limited despite their enormous promise and increasingly accessible software. We contend that greater understanding and training in the theory and methods of biophysical ecology is vital to expand their application. Our review shows how biophysical models can be implemented to understand and predict climate change impacts on species' behavior, phenology, survival, distribution, and abundance. It also illustrates the types of outputs that can be generated, and the data inputs required for different implementations. Examples range from simple calculations of body temperature at a particular site and time, to more complex analyses of species' distribution limits based on projected energy and water balances, accounting for behavior and phenology. We outline challenges that currently limit the widespread application of biophysical models relating to data availability, training, and the lack of common software ecosystems. We also discuss progress and future developments that could allow these models to be applied to many species across large spatial extents and timeframes. Finally, we highlight how biophysical models are uniquely suited to solve global change biology problems that involve predicting and interpreting responses to environmental variability and extremes, multiple or shifting constraints, and novel abiotic or biotic environments.","container-title":"Global Change Biology","DOI":"10.1111/gcb.16557","ISSN":"1365-2486","issue":"6","language":"en","note":"_eprint: https://onlinelibrary.wiley.com/doi/pdf/10.1111/gcb.16557","page":"1451-1470","source":"Wiley Online Library","title":"Mechanistic forecasts of species responses to climate change: The promise of biophysical ecology","title-short":"Mechanistic forecasts of species responses to climate change","volume":"29","author":[{"family":"Briscoe","given":"Natalie J."},{"family":"Morris","given":"Shane D."},{"family":"Mathewson","given":"Paul D."},{"family":"Buckley","given":"Lauren B."},{"family":"Jusup","given":"Marko"},{"family":"Levy","given":"Ofir"},{"family":"Maclean","given":"Ilya M. D."},{"family":"Pincebourde","given":"Sylvain"},{"family":"Riddell","given":"Eric A."},{"family":"Roberts","given":"Jessica A."},{"family":"Schouten","given":"Rafael"},{"family":"Sears","given":"Michael W."},{"family":"Kearney","given":"Michael Ray"}],"issued":{"date-parts":[["2023"]]},"citation-key":"briscoe2023"}}],"schema":"https://github.com/citation-style-language/schema/raw/master/csl-citation.json"}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(Kearney and Porter 2009, Briscoe et al. 2023)</w:t>
      </w:r>
      <w:r w:rsidR="0021182B" w:rsidRPr="0084756E">
        <w:rPr>
          <w:rFonts w:ascii="Times New Roman" w:hAnsi="Times New Roman" w:cs="Times New Roman"/>
        </w:rPr>
        <w:fldChar w:fldCharType="end"/>
      </w:r>
      <w:r w:rsidRPr="0084756E">
        <w:rPr>
          <w:rFonts w:ascii="Times New Roman" w:hAnsi="Times New Roman" w:cs="Times New Roman"/>
        </w:rPr>
        <w:t>.</w:t>
      </w:r>
      <w:r w:rsidR="00763CA7" w:rsidRPr="0084756E">
        <w:rPr>
          <w:rFonts w:ascii="Times New Roman" w:hAnsi="Times New Roman" w:cs="Times New Roman"/>
        </w:rPr>
        <w:t xml:space="preserve"> This </w:t>
      </w:r>
      <w:r w:rsidR="003D283E" w:rsidRPr="0084756E">
        <w:rPr>
          <w:rFonts w:ascii="Times New Roman" w:hAnsi="Times New Roman" w:cs="Times New Roman"/>
        </w:rPr>
        <w:t>approach can be</w:t>
      </w:r>
      <w:r w:rsidR="00763CA7" w:rsidRPr="0084756E">
        <w:rPr>
          <w:rFonts w:ascii="Times New Roman" w:hAnsi="Times New Roman" w:cs="Times New Roman"/>
        </w:rPr>
        <w:t xml:space="preserve"> </w:t>
      </w:r>
      <w:r w:rsidR="002F09B2" w:rsidRPr="0084756E">
        <w:rPr>
          <w:rFonts w:ascii="Times New Roman" w:hAnsi="Times New Roman" w:cs="Times New Roman"/>
        </w:rPr>
        <w:t xml:space="preserve">applied to </w:t>
      </w:r>
      <w:r w:rsidR="003D283E" w:rsidRPr="0084756E">
        <w:rPr>
          <w:rFonts w:ascii="Times New Roman" w:hAnsi="Times New Roman" w:cs="Times New Roman"/>
        </w:rPr>
        <w:t xml:space="preserve">address </w:t>
      </w:r>
      <w:r w:rsidR="002F09B2" w:rsidRPr="0084756E">
        <w:rPr>
          <w:rFonts w:ascii="Times New Roman" w:hAnsi="Times New Roman" w:cs="Times New Roman"/>
        </w:rPr>
        <w:t xml:space="preserve">several ecological conditions such as habitat </w:t>
      </w:r>
      <w:r w:rsidR="00763CA7" w:rsidRPr="0084756E">
        <w:rPr>
          <w:rFonts w:ascii="Times New Roman" w:hAnsi="Times New Roman" w:cs="Times New Roman"/>
        </w:rPr>
        <w:t xml:space="preserve">microclimates </w:t>
      </w:r>
      <w:r w:rsidR="002F09B2" w:rsidRPr="0084756E">
        <w:rPr>
          <w:rFonts w:ascii="Times New Roman" w:hAnsi="Times New Roman" w:cs="Times New Roman"/>
        </w:rPr>
        <w:t>(e.g., leaf miners exposed to sun/shade conditions in</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{"citationID":"Jka8wqqX","properties":{"formattedCitation":"(Woods et al. 2022)","plainCitation":"(Woods et al. 2022)","dontUpdate":true,"noteIndex":0},"citationItems":[{"id":6397,"uris":["http://zotero.org/users/8911623/items/4NC8DR5T"],"itemData":{"id":6397,"type":"article-journal","abstract":"In tree canopies, incoming solar radiation interacts with leaves and branches to generate temperature differences within and among leaves, presenting thermal opportunities and risks for leaf-dwelling ectotherms. Although leaf biophysics and insect thermal ecology are well understood, few studies have examined them together in single systems. We examined temperature variability in aspen canopies, Populus tremuloides, and its consequences for a common herbivore, the leaf-mining caterpillar Phyllocnistis populiella. We shaded leaves in the field and measured effects on leaf temperature and larval growth and survival. We also estimated larval thermal performance curves for feeding and growth and measured upper lethal temperatures. Sunlit leaves directly facing the incoming rays reached the highest temperatures, typically 3–8°C above ambient air temperature. Irradiance-driven increases in temperature, however, were transient enough that they did not alter observed growth rates of leaf miners. Incubator and ramping experiments suggested that larval performance peaks between 25 and 32°C and declines to zero between 35 and 40°C, depending on the duration of temperature exposure. Upper lethal temperatures during 1-h heat shocks were 42–43°C. When larvae were active in early spring, temperatures generally were low enough to depress rates of feeding and growth below their maxima, and only rarely did estimated mine temperatures rise beyond optimal temperatures. Observed leaf or mine temperatures never approached larval upper lethal temperatures. At this site during our experiments, larvae thus appeared to have a significant thermal safety margin; the more pressing problem was inadequate heat. Detailed information on mine temperatures and larval performance curves, however, allowed us to leverage long-term data sets on air temperature to estimate potential future shifts in performance and longer-term risks to larvae from lethally high temperatures. This analysis suggests that, in the past 20 years, larval performance has often been limited by cold and that the risk of heat stress has been low. Future warming will raise mean rates of feeding and growth but also the risk of exposure to injuriously or lethally high temperatures.","container-title":"Ecological Monographs","DOI":"10.1002/ecm.1544","ISSN":"1557-7015","issue":"4","language":"en","license":"© 2022 The Ecological Society of America.","note":"_eprint: https://onlinelibrary.wiley.com/doi/pdf/10.1002/ecm.1544","page":"e1544","source":"Wiley Online Library","title":"Climate-driven thermal opportunities and risks for leaf miners in aspen canopies","volume":"92","author":[{"family":"Woods","given":"H. Arthur"},{"family":"Legault","given":"Geoffrey"},{"family":"Kingsolver","given":"Joel G."},{"family":"Pincebourde","given":"Sylvain"},{"family":"Shah","given":"Alisha A."},{"family":"Larkin","given":"Beau G."}],"issued":{"date-parts":[["2022"]]},"citation-key":"woods2022"}}],"schema":"https://github.com/citation-style-language/schema/raw/master/csl-citation.json"}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Woods et al. 2022</w:t>
      </w:r>
      <w:r w:rsidR="0021182B" w:rsidRPr="0084756E">
        <w:rPr>
          <w:rFonts w:ascii="Times New Roman" w:hAnsi="Times New Roman" w:cs="Times New Roman"/>
        </w:rPr>
        <w:fldChar w:fldCharType="end"/>
      </w:r>
      <w:r w:rsidR="002F09B2" w:rsidRPr="0084756E">
        <w:rPr>
          <w:rFonts w:ascii="Times New Roman" w:hAnsi="Times New Roman" w:cs="Times New Roman"/>
        </w:rPr>
        <w:t>, shrub-shaded microhabitat in</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{"citationID":"hVyAWG3c","properties":{"formattedCitation":"(Vives-Ingla et al. 2023)","plainCitation":"(Vives-Ingla et al. 2023)","dontUpdate":true,"noteIndex":0},"citationItems":[{"id":4331,"uris":["http://zotero.org/users/8911623/items/BZJSJJGW"],"itemData":{"id":4331,"type":"article-journal","abstract":"Ecotones linking open and forested habitats contain multiple microhabitats with varying vegetal structures and microclimatic regimes. Ecotones host many insect species whose development is intimately linked to the microclimatic conditions where they grow (e.g., the leaves of their host plants and the surrounding air). Yet microclimatic heterogeneity at these fine scales and its effects on insects remain poorly quantified for most species. Here we studied how interspecific differences in the use of microhabitats across ecotones lead to contrasting thermal exposure and survival costs between two closely-related butterflies (Pieris napi and P. rapae). We first assessed whether butterflies selected different microhabitats to oviposit and quantified the thermal conditions at the microhabitat and foliar scales. We also assessed concurrent changes in the quality and availability of host plants. Finally, we quantified larval time of death under different experimental temperatures (thermal death time [TDT] curves) to predict their thermal mortality considering both the intensity and the duration of the microclimatic heat challenges in the field. We identified six processes determining larval thermal exposure at fine scales associated with butterfly oviposition behavior, canopy shading, and heat and water fluxes at the soil and foliar levels. Leaves in open microhabitats could reach temperatures 3–10°C warmer than the surrounding air while more closed microhabitats presented more buffered and homogeneous temperatures. Interspecific differences in microhabitat use matched the TDT curves and the thermal mortality in the field. Open microhabitats posed acute heat challenges that were better withstood by the thermotolerant butterfly, P. rapae, where the species mainly laid their eggs. Despite being more thermosensitive, P. napi was predicted to present higher survivals than P. rapae due to the thermal buffering provided by their selected microhabitats. However, its offspring could be more vulnerable to host-plant scarcity during summer drought periods. Overall, the different interaction of the butterflies with microclimatic and host-plant variation emerging at fine scales and their different thermal sensitivity posed them contrasting heat and resource challenges. Our results contribute to setting a new framework that predicts insect vulnerability to climate change based on their thermal sensitivity and the intensity, duration, and accumulation of their heat exposure.","container-title":"Ecological Monographs","DOI":"10.1002/ecm.1561","ISSN":"1557-7015","issue":"n/a","language":"en","note":"_eprint: https://onlinelibrary.wiley.com/doi/pdf/10.1002/ecm.1561","page":"e1561","source":"Wiley Online Library","title":"Interspecific differences in microhabitat use expose insects to contrasting thermal mortality","volume":"n/a","author":[{"family":"Vives-Ingla","given":"Maria"},{"family":"Sala-Garcia","given":"Javier"},{"family":"Stefanescu","given":"Constantí"},{"family":"Casadó-Tortosa","given":"Armand"},{"family":"Garcia","given":"Meritxell"},{"family":"Peñuelas","given":"Josep"},{"family":"Carnicer","given":"Jofre"}],"issued":{"date-parts":[["2023",1,1]]},"citation-key":"vives-ingla2023"}}],"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Vives-</w:t>
      </w:r>
      <w:proofErr w:type="spellStart"/>
      <w:r w:rsidR="0021182B" w:rsidRPr="0084756E">
        <w:rPr>
          <w:rFonts w:ascii="Times New Roman" w:hAnsi="Times New Roman" w:cs="Times New Roman"/>
        </w:rPr>
        <w:t>Ingla</w:t>
      </w:r>
      <w:proofErr w:type="spellEnd"/>
      <w:r w:rsidR="0021182B" w:rsidRPr="0084756E">
        <w:rPr>
          <w:rFonts w:ascii="Times New Roman" w:hAnsi="Times New Roman" w:cs="Times New Roman"/>
        </w:rPr>
        <w:t xml:space="preserve"> et al. 2023)</w:t>
      </w:r>
      <w:r w:rsidR="0021182B" w:rsidRPr="0084756E">
        <w:rPr>
          <w:rFonts w:ascii="Times New Roman" w:hAnsi="Times New Roman" w:cs="Times New Roman"/>
        </w:rPr>
        <w:fldChar w:fldCharType="end"/>
      </w:r>
      <w:r w:rsidR="002F09B2" w:rsidRPr="0084756E">
        <w:rPr>
          <w:rFonts w:ascii="Times New Roman" w:hAnsi="Times New Roman" w:cs="Times New Roman"/>
        </w:rPr>
        <w:t xml:space="preserve">, </w:t>
      </w:r>
      <w:r w:rsidR="00763CA7" w:rsidRPr="0084756E">
        <w:rPr>
          <w:rFonts w:ascii="Times New Roman" w:hAnsi="Times New Roman" w:cs="Times New Roman"/>
        </w:rPr>
        <w:t xml:space="preserve"> life  stage </w:t>
      </w:r>
      <w:r w:rsidR="002F09B2" w:rsidRPr="0084756E">
        <w:rPr>
          <w:rFonts w:ascii="Times New Roman" w:hAnsi="Times New Roman" w:cs="Times New Roman"/>
        </w:rPr>
        <w:t xml:space="preserve">identity </w:t>
      </w:r>
      <w:r w:rsidR="00763CA7" w:rsidRPr="0084756E">
        <w:rPr>
          <w:rFonts w:ascii="Times New Roman" w:hAnsi="Times New Roman" w:cs="Times New Roman"/>
        </w:rPr>
        <w:t>(e.g.,</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{"citationID":"Mjmd6mvs","properties":{"formattedCitation":"(Pincebourde and Casas 2015)","plainCitation":"(Pincebourde and Casas 2015)","dontUpdate":true,"noteIndex":0},"citationItems":[{"id":1359,"uris":["http://zotero.org/users/8911623/items/733PQ6MS"],"itemData":{"id":1359,"type":"article-journal","abstract":"The impact of warming on the persistence and distribution of ectotherms is often forecasted from their warming tolerance, inferred as the difference between their upper thermal limit and macroclimate temperature. Ectotherms, however, are thermally adapted to their microclimates, which can deviate substantially from macroscale conditions. Ignoring microclimates can therefore bias estimates of warming tolerance. We compared warming tolerance of an insect across its ontogeny when calculated from macro- and microclimate temperatures. We used a heat balance model to predict experienced microclimate temperatures from macroclimate, and we measured thermal limits for several life stages. The model shows a concomitant increase in microclimate temperatures and thermal limits across insect ontogeny, despite the fact that they all share the same macroclimate. Consequently, warming tolerance, as estimated from microclimate temperature, remained constant across ontogeny. When calculated from macroclimate temperature, however, warming tolerance was overestimated by 7–10°C, depending on the life stage. Therefore, errors are expected when predicting persistence and distribution shifts of ectotherms in changing climates using macroclimate rather than microclimate.","container-title":"Ecology","DOI":"10.1890/14-0744.1","ISSN":"1939-9170","issue":"4","language":"en","note":"_eprint: https://onlinelibrary.wiley.com/doi/pdf/10.1890/14-0744.1","page":"986-997","source":"Wiley Online Library","title":"Warming tolerance across insect ontogeny: influence of joint shifts in microclimates and thermal limits","title-short":"Warming tolerance across insect ontogeny","volume":"96","author":[{"family":"Pincebourde","given":"Sylvain"},{"family":"Casas","given":"Jérôme"}],"issued":{"date-parts":[["2015"]]},"citation-key":"pincebourde2015"}}],"schema":"https://github.com/citation-style-language/schema/raw/master/csl-citation.json"} </w:instrText>
      </w:r>
      <w:r w:rsidR="0021182B" w:rsidRPr="0084756E">
        <w:rPr>
          <w:rFonts w:ascii="Times New Roman" w:hAnsi="Times New Roman" w:cs="Times New Roman"/>
        </w:rPr>
        <w:fldChar w:fldCharType="separate"/>
      </w:r>
      <w:proofErr w:type="spellStart"/>
      <w:r w:rsidR="0021182B" w:rsidRPr="0084756E">
        <w:rPr>
          <w:rFonts w:ascii="Times New Roman" w:hAnsi="Times New Roman" w:cs="Times New Roman"/>
        </w:rPr>
        <w:t>Pincebourde</w:t>
      </w:r>
      <w:proofErr w:type="spellEnd"/>
      <w:r w:rsidR="0021182B" w:rsidRPr="0084756E">
        <w:rPr>
          <w:rFonts w:ascii="Times New Roman" w:hAnsi="Times New Roman" w:cs="Times New Roman"/>
        </w:rPr>
        <w:t xml:space="preserve"> and Casas 2015)</w:t>
      </w:r>
      <w:r w:rsidR="0021182B" w:rsidRPr="0084756E">
        <w:rPr>
          <w:rFonts w:ascii="Times New Roman" w:hAnsi="Times New Roman" w:cs="Times New Roman"/>
        </w:rPr>
        <w:fldChar w:fldCharType="end"/>
      </w:r>
      <w:r w:rsidR="00763CA7" w:rsidRPr="0084756E">
        <w:rPr>
          <w:rFonts w:ascii="Times New Roman" w:hAnsi="Times New Roman" w:cs="Times New Roman"/>
        </w:rPr>
        <w:t xml:space="preserve">, </w:t>
      </w:r>
      <w:r w:rsidR="002F09B2" w:rsidRPr="0084756E">
        <w:rPr>
          <w:rFonts w:ascii="Times New Roman" w:hAnsi="Times New Roman" w:cs="Times New Roman"/>
        </w:rPr>
        <w:t xml:space="preserve">and thermal dependence of </w:t>
      </w:r>
      <w:r w:rsidR="0021182B" w:rsidRPr="0084756E">
        <w:rPr>
          <w:rFonts w:ascii="Times New Roman" w:hAnsi="Times New Roman" w:cs="Times New Roman"/>
        </w:rPr>
        <w:t>thermoregulatory</w:t>
      </w:r>
      <w:r w:rsidR="00763CA7" w:rsidRPr="0084756E">
        <w:rPr>
          <w:rFonts w:ascii="Times New Roman" w:hAnsi="Times New Roman" w:cs="Times New Roman"/>
        </w:rPr>
        <w:t xml:space="preserve"> behavior </w:t>
      </w:r>
      <w:r w:rsidR="002F09B2" w:rsidRPr="0084756E">
        <w:rPr>
          <w:rFonts w:ascii="Times New Roman" w:hAnsi="Times New Roman" w:cs="Times New Roman"/>
        </w:rPr>
        <w:t xml:space="preserve">ability </w:t>
      </w:r>
      <w:r w:rsidR="00763CA7" w:rsidRPr="0084756E">
        <w:rPr>
          <w:rFonts w:ascii="Times New Roman" w:hAnsi="Times New Roman" w:cs="Times New Roman"/>
        </w:rPr>
        <w:t>(</w:t>
      </w:r>
      <w:r w:rsidR="002F09B2" w:rsidRPr="0084756E">
        <w:rPr>
          <w:rFonts w:ascii="Times New Roman" w:hAnsi="Times New Roman" w:cs="Times New Roman"/>
        </w:rPr>
        <w:t>see framework in</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{"citationID":"SenJidXa","properties":{"formattedCitation":"(Huey et al. 2012)","plainCitation":"(Huey et al. 2012)","dontUpdate":true,"noteIndex":0},"citationItems":[{"id":5637,"uris":["http://zotero.org/users/8911623/items/9835AC3L"],"itemData":{"id":5637,"type":"article-journal","abstract":"A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grim.","container-title":"Philosophical Transactions of the Royal Society B: Biological Sciences","DOI":"10.1098/rstb.2012.0005","issue":"1596","note":"publisher: Royal Society","page":"1665-1679","source":"royalsocietypublishing.org (Atypon)","title":"Predicting organismal vulnerability to climate warming: roles of behaviour, physiology and adaptation","title-short":"Predicting organismal vulnerability to climate warming","volume":"367","author":[{"family":"Huey","given":"Raymond B."},{"family":"Kearney","given":"Michael R."},{"family":"Krockenberger","given":"Andrew"},{"family":"Holtum","given":"Joseph A. M."},{"family":"Jess","given":"Mellissa"},{"family":"Williams","given":"Stephen E."}],"issued":{"date-parts":[["2012",6,19]]},"citation-key":"huey2012"}}],"schema":"https://github.com/citation-style-language/schema/raw/master/csl-citation.json"}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Huey et al. 2012)</w:t>
      </w:r>
      <w:r w:rsidR="0021182B" w:rsidRPr="0084756E">
        <w:rPr>
          <w:rFonts w:ascii="Times New Roman" w:hAnsi="Times New Roman" w:cs="Times New Roman"/>
        </w:rPr>
        <w:fldChar w:fldCharType="end"/>
      </w:r>
      <w:r w:rsidR="003D283E" w:rsidRPr="0084756E">
        <w:rPr>
          <w:rFonts w:ascii="Times New Roman" w:hAnsi="Times New Roman" w:cs="Times New Roman"/>
        </w:rPr>
        <w:t>, all of them gaining relevance at local scales at which integrated pest management is usually applied</w:t>
      </w:r>
      <w:r w:rsidR="002F09B2" w:rsidRPr="0084756E">
        <w:rPr>
          <w:rFonts w:ascii="Times New Roman" w:hAnsi="Times New Roman" w:cs="Times New Roman"/>
        </w:rPr>
        <w:t>.</w:t>
      </w:r>
      <w:r w:rsidR="00F56F05" w:rsidRPr="0084756E">
        <w:rPr>
          <w:rFonts w:ascii="Times New Roman" w:hAnsi="Times New Roman" w:cs="Times New Roman"/>
        </w:rPr>
        <w:t xml:space="preserve"> </w:t>
      </w:r>
      <w:r w:rsidR="00B50F73" w:rsidRPr="0084756E">
        <w:rPr>
          <w:rFonts w:ascii="Times New Roman" w:hAnsi="Times New Roman" w:cs="Times New Roman"/>
        </w:rPr>
        <w:t>In this regard</w:t>
      </w:r>
      <w:r w:rsidR="00F56F05" w:rsidRPr="0084756E">
        <w:rPr>
          <w:rFonts w:ascii="Times New Roman" w:hAnsi="Times New Roman" w:cs="Times New Roman"/>
        </w:rPr>
        <w:t xml:space="preserve"> for applied purpose</w:t>
      </w:r>
      <w:r w:rsidR="00B50F73" w:rsidRPr="0084756E">
        <w:rPr>
          <w:rFonts w:ascii="Times New Roman" w:hAnsi="Times New Roman" w:cs="Times New Roman"/>
        </w:rPr>
        <w:t xml:space="preserve">, closing the gap between biophysical ecology and pest alert applications is facilitated through the ever-increasing availability of open </w:t>
      </w:r>
      <w:r w:rsidR="008401B0" w:rsidRPr="0084756E">
        <w:rPr>
          <w:rFonts w:ascii="Times New Roman" w:hAnsi="Times New Roman" w:cs="Times New Roman"/>
        </w:rPr>
        <w:t xml:space="preserve">environmental </w:t>
      </w:r>
      <w:r w:rsidR="00B50F73" w:rsidRPr="0084756E">
        <w:rPr>
          <w:rFonts w:ascii="Times New Roman" w:hAnsi="Times New Roman" w:cs="Times New Roman"/>
        </w:rPr>
        <w:t xml:space="preserve">data </w:t>
      </w:r>
      <w:r w:rsidR="0021182B"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{"citationID":"Agtcsijv","properties":{"formattedCitation":"(Zellweger et al. 2019)","plainCitation":"(Zellweger et al. 2019)","dontUpdate":true,"noteIndex":0},"citationItems":[{"id":5376,"uris":["http://zotero.org/users/8911623/items/M2UYQC6H"],"itemData":{"id":5376,"type":"article-journal","container-title":"Trends in Ecology &amp; Evolution","DOI":"10.1016/j.tree.2018.12.012","ISSN":"01695347","issue":"4","journalAbbreviation":"Trends in Ecology &amp; Evolution","language":"en","page":"327-341","source":"DOI.org (Crossref)","title":"Advances in Microclimate Ecology Arising from Remote Sensing","volume":"34","author":[{"family":"Zellweger","given":"Florian"},{"family":"De Frenne","given":"Pieter"},{"family":"Lenoir","given":"Jonathan"},{"family":"Rocchini","given":"Duccio"},{"family":"Coomes","given":"David"}],"issued":{"date-parts":[["2019",4]]},"citation-key":"zellweger2019"}}],"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w:t>
      </w:r>
      <w:r w:rsidR="00435FD2" w:rsidRPr="0084756E">
        <w:rPr>
          <w:rFonts w:ascii="Times New Roman" w:hAnsi="Times New Roman" w:cs="Times New Roman"/>
        </w:rPr>
        <w:t xml:space="preserve">e.g., </w:t>
      </w:r>
      <w:r w:rsidR="0021182B" w:rsidRPr="0084756E">
        <w:rPr>
          <w:rFonts w:ascii="Times New Roman" w:hAnsi="Times New Roman" w:cs="Times New Roman"/>
        </w:rPr>
        <w:t>Zellweger et al. 2019)</w:t>
      </w:r>
      <w:r w:rsidR="0021182B" w:rsidRPr="0084756E">
        <w:rPr>
          <w:rFonts w:ascii="Times New Roman" w:hAnsi="Times New Roman" w:cs="Times New Roman"/>
        </w:rPr>
        <w:fldChar w:fldCharType="end"/>
      </w:r>
      <w:r w:rsidR="00CB41D6">
        <w:rPr>
          <w:rFonts w:ascii="Times New Roman" w:hAnsi="Times New Roman" w:cs="Times New Roman"/>
        </w:rPr>
        <w:t xml:space="preserve">. </w:t>
      </w:r>
      <w:r w:rsidR="00CB41D6" w:rsidRPr="000431C3">
        <w:rPr>
          <w:rFonts w:ascii="Times New Roman" w:hAnsi="Times New Roman" w:cs="Times New Roman"/>
          <w:highlight w:val="green"/>
        </w:rPr>
        <w:t xml:space="preserve">Availability of </w:t>
      </w:r>
      <w:r w:rsidR="00B50F73" w:rsidRPr="000431C3">
        <w:rPr>
          <w:rFonts w:ascii="Times New Roman" w:hAnsi="Times New Roman" w:cs="Times New Roman"/>
          <w:highlight w:val="green"/>
        </w:rPr>
        <w:t xml:space="preserve">open-source software </w:t>
      </w:r>
      <w:r w:rsidR="00B50F73" w:rsidRPr="000431C3" w:rsidDel="00143FF5">
        <w:rPr>
          <w:rFonts w:ascii="Times New Roman" w:hAnsi="Times New Roman" w:cs="Times New Roman"/>
          <w:highlight w:val="green"/>
        </w:rPr>
        <w:t xml:space="preserve">such as </w:t>
      </w:r>
      <w:proofErr w:type="spellStart"/>
      <w:r w:rsidR="00B50F73" w:rsidRPr="000431C3" w:rsidDel="00143FF5">
        <w:rPr>
          <w:rStyle w:val="VerbatimChar"/>
          <w:rFonts w:cs="Times New Roman"/>
          <w:i w:val="0"/>
          <w:highlight w:val="green"/>
        </w:rPr>
        <w:t>NicheMapR</w:t>
      </w:r>
      <w:proofErr w:type="spellEnd"/>
      <w:r w:rsidR="00B50F73" w:rsidRPr="000431C3" w:rsidDel="00143FF5">
        <w:rPr>
          <w:rFonts w:ascii="Times New Roman" w:hAnsi="Times New Roman" w:cs="Times New Roman"/>
          <w:highlight w:val="green"/>
        </w:rPr>
        <w:t xml:space="preserve"> </w:t>
      </w:r>
      <w:r w:rsidR="0021182B" w:rsidRPr="000431C3">
        <w:rPr>
          <w:rFonts w:ascii="Times New Roman" w:hAnsi="Times New Roman" w:cs="Times New Roman"/>
          <w:highlight w:val="green"/>
        </w:rPr>
        <w:fldChar w:fldCharType="begin"/>
      </w:r>
      <w:r w:rsidR="0021182B" w:rsidRPr="000431C3">
        <w:rPr>
          <w:rFonts w:ascii="Times New Roman" w:hAnsi="Times New Roman" w:cs="Times New Roman"/>
          <w:highlight w:val="green"/>
        </w:rPr>
        <w:instrText xml:space="preserve"> ADDIN ZOTERO_ITEM CSL_CITATION {"citationID":"6ZTK3lhb","properties":{"formattedCitation":"(Kearney and Porter 2020)","plainCitation":"(Kearney and Porter 2020)","noteIndex":0},"citationItems":[{"id":5418,"uris":["http://zotero.org/users/8911623/items/UXIYHE9S"],"itemData":{"id":5418,"type":"article-journal","abstract":"Mechanistic niche models characterise the fundamental niche of an organism by determining thermodynamic constraints on its heat, water and nutritional budget, and the consequences of this for growth, development and reproduction. They can thus quantify constraints on survival, activity and, ultimately, the vital rates that determine population growth, given a sequence of environmental conditions and the key morphological, physiological and behavioural functional traits. Here we introduce and document the ectotherm model of NicheMapR, an R package that includes a suite of programs for the mechanistic modelling of heat, water, energy and mass exchange between any kind of ectothermic organism and its environment. The NicheMapR ectotherm model is based on a Fortran program originally developed by Porter, Mitchell and Beckman for predicting core body temperature and evaporative water loss as a function of microclimatic conditions and behavioural thermoregulation. The model includes routines for computing steady state body temperature and evaporative water loss given two extreme microclimates (minimum and maximum shade) as computed by the NicheMapR microclimate model. Behavioural options include posture and colour change, shade-seeking, panting, climbing and retreating underground. Here we configure the program to be called from R as part of the NicheMapR package and describe the model in detail including new functionality for modelling whole life-cycle energy and water budgets using Dynamic Energy Budget theory. We include scripts for core operation of the ectotherm model as well as stand-alone R scripts for running the DEB model. Example applications are provided in the paper and in the associated vignettes. The integrated microclimate and ectotherm models should provide a strong thermodynamic basis for determining the effects of environmental change on the behaviour, distribution and abundance of ectothermic organisms.","container-title":"Ecography","DOI":"10.1111/ecog.04680","ISSN":"1600-0587","issue":"1","language":"en","note":"_eprint: https://onlinelibrary.wiley.com/doi/pdf/10.1111/ecog.04680","page":"85-96","source":"Wiley Online Library","title":"NicheMapR – an R package for biophysical modelling: the ectotherm and Dynamic Energy Budget models","title-short":"NicheMapR – an R package for biophysical modelling","volume":"43","author":[{"family":"Kearney","given":"Michael R."},{"family":"Porter","given":"Warren P."}],"issued":{"date-parts":[["2020"]]},"citation-key":"kearney2020"}}],"schema":"https://github.com/citation-style-language/schema/raw/master/csl-citation.json"} </w:instrText>
      </w:r>
      <w:r w:rsidR="0021182B" w:rsidRPr="000431C3">
        <w:rPr>
          <w:rFonts w:ascii="Times New Roman" w:hAnsi="Times New Roman" w:cs="Times New Roman"/>
          <w:highlight w:val="green"/>
        </w:rPr>
        <w:fldChar w:fldCharType="separate"/>
      </w:r>
      <w:r w:rsidR="0021182B" w:rsidRPr="000431C3">
        <w:rPr>
          <w:rFonts w:ascii="Times New Roman" w:hAnsi="Times New Roman" w:cs="Times New Roman"/>
          <w:highlight w:val="green"/>
        </w:rPr>
        <w:t>(Kearney and Porter 2020)</w:t>
      </w:r>
      <w:r w:rsidR="0021182B" w:rsidRPr="000431C3">
        <w:rPr>
          <w:rFonts w:ascii="Times New Roman" w:hAnsi="Times New Roman" w:cs="Times New Roman"/>
          <w:highlight w:val="green"/>
        </w:rPr>
        <w:fldChar w:fldCharType="end"/>
      </w:r>
      <w:r w:rsidR="00CB41D6" w:rsidRPr="000431C3">
        <w:rPr>
          <w:rFonts w:ascii="Times New Roman" w:hAnsi="Times New Roman" w:cs="Times New Roman"/>
          <w:highlight w:val="green"/>
        </w:rPr>
        <w:t xml:space="preserve"> help contribute to validate these mechanistic models </w:t>
      </w:r>
      <w:r w:rsidR="004213F3" w:rsidRPr="000431C3">
        <w:rPr>
          <w:rFonts w:ascii="Times New Roman" w:hAnsi="Times New Roman" w:cs="Times New Roman"/>
          <w:highlight w:val="green"/>
        </w:rPr>
        <w:t>despite the need to expand this biophysical approach t</w:t>
      </w:r>
      <w:r w:rsidR="00CB41D6" w:rsidRPr="000431C3">
        <w:rPr>
          <w:rFonts w:ascii="Times New Roman" w:hAnsi="Times New Roman" w:cs="Times New Roman"/>
          <w:highlight w:val="green"/>
        </w:rPr>
        <w:t xml:space="preserve">o diverse </w:t>
      </w:r>
      <w:r w:rsidR="004213F3" w:rsidRPr="000431C3">
        <w:rPr>
          <w:rFonts w:ascii="Times New Roman" w:hAnsi="Times New Roman" w:cs="Times New Roman"/>
          <w:highlight w:val="green"/>
        </w:rPr>
        <w:t xml:space="preserve">ecosystems and spatial structures of landscapes. </w:t>
      </w:r>
      <w:proofErr w:type="spellStart"/>
      <w:r w:rsidR="004213F3" w:rsidRPr="000431C3">
        <w:rPr>
          <w:rFonts w:ascii="Times New Roman" w:hAnsi="Times New Roman" w:cs="Times New Roman"/>
          <w:highlight w:val="green"/>
        </w:rPr>
        <w:t>Additionally,</w:t>
      </w:r>
      <w:r w:rsidR="008401B0" w:rsidRPr="000431C3">
        <w:rPr>
          <w:rFonts w:ascii="Times New Roman" w:hAnsi="Times New Roman" w:cs="Times New Roman"/>
          <w:highlight w:val="green"/>
        </w:rPr>
        <w:t>the</w:t>
      </w:r>
      <w:proofErr w:type="spellEnd"/>
      <w:r w:rsidR="008401B0" w:rsidRPr="000431C3">
        <w:rPr>
          <w:rFonts w:ascii="Times New Roman" w:hAnsi="Times New Roman" w:cs="Times New Roman"/>
          <w:highlight w:val="green"/>
        </w:rPr>
        <w:t xml:space="preserve"> growing availability of published data on biology and ecology of major crop pests in international institutions data sheets —e.g., CABI (</w:t>
      </w:r>
      <w:hyperlink r:id="rId21">
        <w:r w:rsidR="008401B0" w:rsidRPr="000431C3">
          <w:rPr>
            <w:rStyle w:val="Hyperlink"/>
            <w:rFonts w:ascii="Times New Roman" w:hAnsi="Times New Roman" w:cs="Times New Roman"/>
            <w:highlight w:val="green"/>
          </w:rPr>
          <w:t>https://www.cabidigitallibrary.org/journal/cabicompendium</w:t>
        </w:r>
      </w:hyperlink>
      <w:r w:rsidR="008401B0" w:rsidRPr="000431C3">
        <w:rPr>
          <w:rFonts w:ascii="Times New Roman" w:hAnsi="Times New Roman" w:cs="Times New Roman"/>
          <w:highlight w:val="green"/>
        </w:rPr>
        <w:t>) and EPPO (</w:t>
      </w:r>
      <w:hyperlink r:id="rId22">
        <w:r w:rsidR="008401B0" w:rsidRPr="000431C3">
          <w:rPr>
            <w:rStyle w:val="Hyperlink"/>
            <w:rFonts w:ascii="Times New Roman" w:hAnsi="Times New Roman" w:cs="Times New Roman"/>
            <w:highlight w:val="green"/>
          </w:rPr>
          <w:t>https://gd.eppo.int/</w:t>
        </w:r>
      </w:hyperlink>
      <w:r w:rsidR="008401B0" w:rsidRPr="000431C3">
        <w:rPr>
          <w:rFonts w:ascii="Times New Roman" w:hAnsi="Times New Roman" w:cs="Times New Roman"/>
          <w:highlight w:val="green"/>
        </w:rPr>
        <w:t>)</w:t>
      </w:r>
      <w:r w:rsidR="004213F3" w:rsidRPr="000431C3">
        <w:rPr>
          <w:rFonts w:ascii="Times New Roman" w:hAnsi="Times New Roman" w:cs="Times New Roman"/>
          <w:highlight w:val="green"/>
        </w:rPr>
        <w:t xml:space="preserve"> will help inform these models</w:t>
      </w:r>
      <w:r w:rsidR="008401B0" w:rsidRPr="000431C3">
        <w:rPr>
          <w:rFonts w:ascii="Times New Roman" w:hAnsi="Times New Roman" w:cs="Times New Roman"/>
          <w:highlight w:val="green"/>
        </w:rPr>
        <w:t>.</w:t>
      </w:r>
      <w:r w:rsidR="008401B0" w:rsidRPr="0084756E">
        <w:rPr>
          <w:rFonts w:ascii="Times New Roman" w:hAnsi="Times New Roman" w:cs="Times New Roman"/>
        </w:rPr>
        <w:t xml:space="preserve"> </w:t>
      </w:r>
    </w:p>
    <w:p w14:paraId="098E966F" w14:textId="68D9219B" w:rsidR="00897BA1" w:rsidRPr="0084756E" w:rsidRDefault="006A233B"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Our study also highlights how </w:t>
      </w:r>
      <w:r w:rsidR="00EE3F32" w:rsidRPr="0084756E">
        <w:rPr>
          <w:rFonts w:ascii="Times New Roman" w:hAnsi="Times New Roman" w:cs="Times New Roman"/>
        </w:rPr>
        <w:t xml:space="preserve">accounting for the </w:t>
      </w:r>
      <w:r w:rsidRPr="0084756E">
        <w:rPr>
          <w:rFonts w:ascii="Times New Roman" w:hAnsi="Times New Roman" w:cs="Times New Roman"/>
        </w:rPr>
        <w:t xml:space="preserve">phenological sensitivity of </w:t>
      </w:r>
      <w:r w:rsidR="00323663" w:rsidRPr="0084756E">
        <w:rPr>
          <w:rFonts w:ascii="Times New Roman" w:hAnsi="Times New Roman" w:cs="Times New Roman"/>
        </w:rPr>
        <w:t xml:space="preserve">the </w:t>
      </w:r>
      <w:r w:rsidRPr="0084756E">
        <w:rPr>
          <w:rFonts w:ascii="Times New Roman" w:hAnsi="Times New Roman" w:cs="Times New Roman"/>
        </w:rPr>
        <w:t xml:space="preserve">crop matters </w:t>
      </w:r>
      <w:r w:rsidR="00DE10D8" w:rsidRPr="0084756E">
        <w:rPr>
          <w:rFonts w:ascii="Times New Roman" w:hAnsi="Times New Roman" w:cs="Times New Roman"/>
        </w:rPr>
        <w:t xml:space="preserve">to </w:t>
      </w:r>
      <w:r w:rsidRPr="0084756E">
        <w:rPr>
          <w:rFonts w:ascii="Times New Roman" w:hAnsi="Times New Roman" w:cs="Times New Roman"/>
        </w:rPr>
        <w:t>forecast</w:t>
      </w:r>
      <w:r w:rsidR="00DE10D8" w:rsidRPr="0084756E">
        <w:rPr>
          <w:rFonts w:ascii="Times New Roman" w:hAnsi="Times New Roman" w:cs="Times New Roman"/>
        </w:rPr>
        <w:t>ing</w:t>
      </w:r>
      <w:r w:rsidRPr="0084756E">
        <w:rPr>
          <w:rFonts w:ascii="Times New Roman" w:hAnsi="Times New Roman" w:cs="Times New Roman"/>
        </w:rPr>
        <w:t xml:space="preserve"> pest risk. </w:t>
      </w:r>
      <w:r w:rsidR="00FE5DA2" w:rsidRPr="0084756E">
        <w:rPr>
          <w:rFonts w:ascii="Times New Roman" w:hAnsi="Times New Roman" w:cs="Times New Roman"/>
        </w:rPr>
        <w:t>Beyond the above direct effects of climate on target species, there are indirect effects</w:t>
      </w:r>
      <w:r w:rsidR="0021182B" w:rsidRPr="0084756E">
        <w:rPr>
          <w:rFonts w:ascii="Times New Roman" w:hAnsi="Times New Roman" w:cs="Times New Roman"/>
        </w:rPr>
        <w:t xml:space="preserve"> —</w:t>
      </w:r>
      <w:r w:rsidR="00FE5DA2" w:rsidRPr="0084756E">
        <w:rPr>
          <w:rFonts w:ascii="Times New Roman" w:hAnsi="Times New Roman" w:cs="Times New Roman"/>
        </w:rPr>
        <w:t>i.e., those mediated by an interacting species</w:t>
      </w:r>
      <w:r w:rsidR="0021182B" w:rsidRPr="0084756E">
        <w:rPr>
          <w:rFonts w:ascii="Times New Roman" w:hAnsi="Times New Roman" w:cs="Times New Roman"/>
        </w:rPr>
        <w:t xml:space="preserve">— </w:t>
      </w:r>
      <w:r w:rsidR="00FE5DA2" w:rsidRPr="0084756E">
        <w:rPr>
          <w:rFonts w:ascii="Times New Roman" w:hAnsi="Times New Roman" w:cs="Times New Roman"/>
        </w:rPr>
        <w:t>on target species responses</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21182B" w:rsidRPr="0084756E">
        <w:rPr>
          <w:rFonts w:ascii="Times New Roman" w:hAnsi="Times New Roman" w:cs="Times New Roman"/>
        </w:rPr>
        <w:instrText xml:space="preserve"> ADDIN ZOTERO_ITEM CSL_CITATION {"citationID":"wGZxKCUT","properties":{"formattedCitation":"(Kharouba and Yang 2021)","plainCitation":"(Kharouba and Yang 2021)","noteIndex":0},"citationItems":[{"id":1048,"uris":["http://zotero.org/users/8911623/items/FSTR7LTM"],"itemData":{"id":1048,"type":"article-journal","abstract":"There is increasing evidence that climate warming will have both direct and indirect effects on species. Whereas the direct effects of climate warming represent the proximate physiological consequences of changing abiotic conditions, the indirect effects of climate change reflect changes mediated by at least one other interacting species. The relative importance of these two kinds of effects has been unclear, limiting our ability to generalize the response of different species to climate change. Here, we used a series of experiments to disentangle some of the key direct and indirect effects of warming on the growth of monarch butterfly caterpillars (Danaus plexippus) and showy milkweed plants (Asclepias speciosa) during a window of rapid growth for both species. The effects of warming differed between direct, indirect, and combined effect experiments. Warming from 26°C to 30°C directly increased the growth of both monarch larvae and milkweeds, with monarch and milkweed growth rates showing similar sensitivity to warming. However, in a subsequent experiment, we did not observe significantly increased growth when comparing caterpillars and plants reared at 27°C and 31°C, suggesting that small differences can change the direct effects of warming. When caterpillars that were maintained at laboratory temperatures were fed leaves from host plants that were exposed to warmer temperatures, warming had a negative indirect effect on larval growth rates likely mediated by decreases in milkweed leaf quality. In experiments combining direct and indirect effects, we observed a net positive effect of warming on larval growth rates. Warming had no combined effects on milkweed growth, potentially due to opposing positive direct and negative indirect effects on growth mediated via increased monarch herbivory. These results show how variability among the direct, indirect, and combined effects of even relatively simple, short-term climatic perturbations can present challenges for predicting the broader effects of climatic warming in multispecies communities.","container-title":"Ecosphere","DOI":"10.1002/ecs2.3778","ISSN":"2150-8925","issue":"10","language":"en","page":"e03778","source":"Wiley Online Library","title":"Disentangling the direct, indirect, and combined effects of experimental warming on a plant–insect herbivore interaction","volume":"12","author":[{"family":"Kharouba","given":"Heather M."},{"family":"Yang","given":"Louie H."}],"issued":{"date-parts":[["2021"]]},"citation-key":"kharouba2021a"}}],"schema":"https://github.com/citation-style-language/schema/raw/master/csl-citation.json"} </w:instrText>
      </w:r>
      <w:r w:rsidR="0021182B" w:rsidRPr="0084756E">
        <w:rPr>
          <w:rFonts w:ascii="Times New Roman" w:hAnsi="Times New Roman" w:cs="Times New Roman"/>
        </w:rPr>
        <w:fldChar w:fldCharType="separate"/>
      </w:r>
      <w:r w:rsidR="0021182B" w:rsidRPr="0084756E">
        <w:rPr>
          <w:rFonts w:ascii="Times New Roman" w:hAnsi="Times New Roman" w:cs="Times New Roman"/>
        </w:rPr>
        <w:t>(Kharouba and Yang 2021)</w:t>
      </w:r>
      <w:r w:rsidR="0021182B" w:rsidRPr="0084756E">
        <w:rPr>
          <w:rFonts w:ascii="Times New Roman" w:hAnsi="Times New Roman" w:cs="Times New Roman"/>
        </w:rPr>
        <w:fldChar w:fldCharType="end"/>
      </w:r>
      <w:r w:rsidR="00FE5DA2" w:rsidRPr="0084756E">
        <w:rPr>
          <w:rFonts w:ascii="Times New Roman" w:hAnsi="Times New Roman" w:cs="Times New Roman"/>
        </w:rPr>
        <w:t xml:space="preserve">. Nonetheless, our approach focuses only on a temperature-driven, bottom-up phenological constrain of the time window when the arthropod pest can exert damage on (our) targeted crop.  </w:t>
      </w:r>
      <w:r w:rsidRPr="0084756E">
        <w:rPr>
          <w:rFonts w:ascii="Times New Roman" w:hAnsi="Times New Roman" w:cs="Times New Roman"/>
        </w:rPr>
        <w:t>Phenological shifts in response to warming temperature consistently differ across trophic levels and taxa</w:t>
      </w:r>
      <w:r w:rsidR="0021182B" w:rsidRPr="0084756E">
        <w:rPr>
          <w:rFonts w:ascii="Times New Roman" w:hAnsi="Times New Roman" w:cs="Times New Roman"/>
        </w:rPr>
        <w:t xml:space="preserve"> </w:t>
      </w:r>
      <w:r w:rsidR="0021182B" w:rsidRPr="0084756E">
        <w:rPr>
          <w:rFonts w:ascii="Times New Roman" w:hAnsi="Times New Roman" w:cs="Times New Roman"/>
        </w:rPr>
        <w:fldChar w:fldCharType="begin"/>
      </w:r>
      <w:r w:rsidR="0085701F" w:rsidRPr="0084756E">
        <w:rPr>
          <w:rFonts w:ascii="Times New Roman" w:hAnsi="Times New Roman" w:cs="Times New Roman"/>
        </w:rPr>
        <w:instrText xml:space="preserve"> ADDIN ZOTERO_ITEM CSL_CITATION {"citationID":"tE2VtoaS","properties":{"formattedCitation":"(Thackeray et al. 2016, Kharouba et al. 2018, Samplonius et al. 2021)","plainCitation":"(Thackeray et al. 2016, Kharouba et al. 2018, Samplonius et al. 2021)","noteIndex":0},"citationItems":[{"id":553,"uris":["http://zotero.org/users/8911623/items/WK8H7FC4"],"itemData":{"id":553,"type":"article-journal","container-title":"Nature","DOI":"10.1038/nature18608","ISSN":"0028-0836, 1476-4687","issue":"7611","language":"en","page":"241-245","source":"Crossref","title":"Phenological sensitivity to climate across taxa and trophic levels","volume":"535","author":[{"family":"Thackeray","given":"Stephen J."},{"family":"Henrys","given":"Peter A."},{"family":"Hemming","given":"Deborah"},{"family":"Bell","given":"James R."},{"family":"Botham","given":"Marc S."},{"family":"Burthe","given":"Sarah"},{"family":"Helaouet","given":"Pierre"},{"family":"Johns","given":"David G."},{"family":"Jones","given":"Ian D."},{"family":"Leech","given":"David I."},{"family":"Mackay","given":"Eleanor B."},{"family":"Massimino","given":"Dario"},{"family":"Atkinson","given":"Sian"},{"family":"Bacon","given":"Philip J."},{"family":"Brereton","given":"Tom M."},{"family":"Carvalho","given":"Laurence"},{"family":"Clutton-Brock","given":"Tim H."},{"family":"Duck","given":"Callan"},{"family":"Edwards","given":"Martin"},{"family":"Elliott","given":"J. Malcolm"},{"family":"Hall","given":"Stephen J. G."},{"family":"Harrington","given":"Richard"},{"family":"Pearce-Higgins","given":"James W."},{"family":"Høye","given":"Toke T."},{"family":"Kruuk","given":"Loeske E. B."},{"family":"Pemberton","given":"Josephine M."},{"family":"Sparks","given":"Tim H."},{"family":"Thompson","given":"Paul M."},{"family":"White","given":"Ian"},{"family":"Winfield","given":"Ian J."},{"family":"Wanless","given":"Sarah"}],"issued":{"date-parts":[["2016",7]]},"citation-key":"thackeray2016"}},{"id":566,"uris":["http://zotero.org/users/8911623/items/CFW7TTYJ"],"itemData":{"id":566,"type":"article-journal","container-title":"Proceedings of the National Academy of Sciences","DOI":"10.1073/pnas.1714511115","ISSN":"0027-8424, 1091-6490","issue":"20","language":"en","page":"5211-5216","source":"Crossref","title":"Global shifts in the phenological synchrony of species interactions over recent decades","volume":"115","author":[{"family":"Kharouba","given":"Heather M."},{"family":"Ehrlén","given":"Johan"},{"family":"Gelman","given":"Andrew"},{"family":"Bolmgren","given":"Kjell"},{"family":"Allen","given":"Jenica M."},{"family":"Travers","given":"Steve E."},{"family":"Wolkovich","given":"Elizabeth M."}],"issued":{"date-parts":[["2018",5,15]]},"citation-key":"kharouba2018"}},{"id":6366,"uris":["http://zotero.org/users/8911623/items/478DI45T"],"itemData":{"id":6366,"type":"article-journal","abstract":"Climate warming has caused the seasonal timing of many components of ecological food chains to advance. In the context of trophic interactions, the match–mismatch hypothesis postulates that differential shifts can lead to phenological asynchrony with negative impacts for consumers. However, at present there has been no consistent analysis of the links between temperature change, phenological asynchrony and individual-to-population-level impacts across taxa, trophic levels and biomes at a global scale. Here, we propose five criteria that all need to be met to demonstrate that temperature-mediated trophic asynchrony poses a growing risk to consumers. We conduct a literature review of 109 papers studying 129 taxa, and find that all five criteria are assessed for only two taxa, with the majority of taxa only having one or two criteria assessed. Crucially, nearly every study was conducted in Europe or North America, and most studies were on terrestrial secondary consumers. We thus lack a robust evidence base from which to draw general conclusions about the risk that climate-mediated trophic asynchrony may pose to populations worldwide.","container-title":"Nature Ecology &amp; Evolution","DOI":"10.1038/s41559-020-01357-0","ISSN":"2397-334X","issue":"2","journalAbbreviation":"Nat Ecol Evol","language":"en","license":"2020 Springer Nature Limited","note":"number: 2\npublisher: Nature Publishing Group","page":"155-164","source":"www.nature.com","title":"Strengthening the evidence base for temperature-mediated phenological asynchrony and its impacts","volume":"5","author":[{"family":"Samplonius","given":"Jelmer M."},{"family":"Atkinson","given":"Angus"},{"family":"Hassall","given":"Christopher"},{"family":"Keogan","given":"Katharine"},{"family":"Thackeray","given":"Stephen J."},{"family":"Assmann","given":"Jakob J."},{"family":"Burgess","given":"Malcolm D."},{"family":"Johansson","given":"Jacob"},{"family":"Macphie","given":"Kirsty H."},{"family":"Pearce-Higgins","given":"James W."},{"family":"Simmonds","given":"Emily G."},{"family":"Varpe","given":"Øystein"},{"family":"Weir","given":"Jamie C."},{"family":"Childs","given":"Dylan Z."},{"family":"Cole","given":"Ella F."},{"family":"Daunt","given":"Francis"},{"family":"Hart","given":"Tom"},{"family":"Lewis","given":"Owen T."},{"family":"Pettorelli","given":"Nathalie"},{"family":"Sheldon","given":"Ben C."},{"family":"Phillimore","given":"Albert B."}],"issued":{"date-parts":[["2021",2]]},"citation-key":"samplonius2021"}}],"schema":"https://github.com/citation-style-language/schema/raw/master/csl-citation.json"} </w:instrText>
      </w:r>
      <w:r w:rsidR="0021182B" w:rsidRPr="0084756E">
        <w:rPr>
          <w:rFonts w:ascii="Times New Roman" w:hAnsi="Times New Roman" w:cs="Times New Roman"/>
        </w:rPr>
        <w:fldChar w:fldCharType="separate"/>
      </w:r>
      <w:r w:rsidR="0085701F" w:rsidRPr="0084756E">
        <w:rPr>
          <w:rFonts w:ascii="Times New Roman" w:hAnsi="Times New Roman" w:cs="Times New Roman"/>
        </w:rPr>
        <w:t>(Thackeray et al. 2016, Kharouba et al. 2018, Samplonius et al. 2021)</w:t>
      </w:r>
      <w:r w:rsidR="0021182B" w:rsidRPr="0084756E">
        <w:rPr>
          <w:rFonts w:ascii="Times New Roman" w:hAnsi="Times New Roman" w:cs="Times New Roman"/>
        </w:rPr>
        <w:fldChar w:fldCharType="end"/>
      </w:r>
      <w:r w:rsidR="00FE5DA2" w:rsidRPr="0084756E">
        <w:rPr>
          <w:rFonts w:ascii="Times New Roman" w:hAnsi="Times New Roman" w:cs="Times New Roman"/>
        </w:rPr>
        <w:t xml:space="preserve">, which can </w:t>
      </w:r>
      <w:r w:rsidRPr="0084756E">
        <w:rPr>
          <w:rFonts w:ascii="Times New Roman" w:hAnsi="Times New Roman" w:cs="Times New Roman"/>
        </w:rPr>
        <w:t>lead</w:t>
      </w:r>
      <w:r w:rsidR="00FE5DA2" w:rsidRPr="0084756E">
        <w:rPr>
          <w:rFonts w:ascii="Times New Roman" w:hAnsi="Times New Roman" w:cs="Times New Roman"/>
        </w:rPr>
        <w:t xml:space="preserve"> </w:t>
      </w:r>
      <w:r w:rsidRPr="0084756E">
        <w:rPr>
          <w:rFonts w:ascii="Times New Roman" w:hAnsi="Times New Roman" w:cs="Times New Roman"/>
        </w:rPr>
        <w:t>to changes in phenological synchrony</w:t>
      </w:r>
      <w:r w:rsidR="00FE5DA2" w:rsidRPr="0084756E">
        <w:rPr>
          <w:rFonts w:ascii="Times New Roman" w:hAnsi="Times New Roman" w:cs="Times New Roman"/>
        </w:rPr>
        <w:t xml:space="preserve"> for </w:t>
      </w:r>
      <w:r w:rsidR="006F200E" w:rsidRPr="0084756E">
        <w:rPr>
          <w:rFonts w:ascii="Times New Roman" w:hAnsi="Times New Roman" w:cs="Times New Roman"/>
        </w:rPr>
        <w:t>pairwise interactions</w:t>
      </w:r>
      <w:r w:rsidRPr="0084756E">
        <w:rPr>
          <w:rFonts w:ascii="Times New Roman" w:hAnsi="Times New Roman" w:cs="Times New Roman"/>
        </w:rPr>
        <w:t xml:space="preserve">. </w:t>
      </w:r>
      <w:r w:rsidR="00FE5DA2" w:rsidRPr="0084756E">
        <w:rPr>
          <w:rFonts w:ascii="Times New Roman" w:hAnsi="Times New Roman" w:cs="Times New Roman"/>
        </w:rPr>
        <w:t xml:space="preserve">These </w:t>
      </w:r>
      <w:r w:rsidR="00FE5DA2" w:rsidRPr="0084756E">
        <w:rPr>
          <w:rFonts w:ascii="Times New Roman" w:hAnsi="Times New Roman" w:cs="Times New Roman"/>
        </w:rPr>
        <w:lastRenderedPageBreak/>
        <w:t xml:space="preserve">warming-induced </w:t>
      </w:r>
      <w:r w:rsidRPr="0084756E">
        <w:rPr>
          <w:rFonts w:ascii="Times New Roman" w:hAnsi="Times New Roman" w:cs="Times New Roman"/>
        </w:rPr>
        <w:t xml:space="preserve">phenological </w:t>
      </w:r>
      <w:r w:rsidR="00FE5DA2" w:rsidRPr="0084756E">
        <w:rPr>
          <w:rFonts w:ascii="Times New Roman" w:hAnsi="Times New Roman" w:cs="Times New Roman"/>
        </w:rPr>
        <w:t xml:space="preserve">asynchronies may turn into phenological </w:t>
      </w:r>
      <w:r w:rsidRPr="0084756E">
        <w:rPr>
          <w:rFonts w:ascii="Times New Roman" w:hAnsi="Times New Roman" w:cs="Times New Roman"/>
        </w:rPr>
        <w:t>mismatches with fitness costs for the consumer (</w:t>
      </w:r>
      <w:r w:rsidR="004D38ED" w:rsidRPr="0084756E">
        <w:rPr>
          <w:rFonts w:ascii="Times New Roman" w:hAnsi="Times New Roman" w:cs="Times New Roman"/>
        </w:rPr>
        <w:t>see review in</w:t>
      </w:r>
      <w:r w:rsidR="0085701F" w:rsidRPr="0084756E">
        <w:rPr>
          <w:rFonts w:ascii="Times New Roman" w:hAnsi="Times New Roman" w:cs="Times New Roman"/>
        </w:rPr>
        <w:t xml:space="preserve"> </w:t>
      </w:r>
      <w:r w:rsidR="0085701F"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{"citationID":"fVLh5x11","properties":{"formattedCitation":"(Kharouba and Wolkovich 2020)","plainCitation":"(Kharouba and Wolkovich 2020)","dontUpdate":true,"noteIndex":0},"citationItems":[{"id":567,"uris":["http://zotero.org/users/8911623/items/8DJJHQ2X"],"itemData":{"id":567,"type":"article-journal","container-title":"Nature Climate Change","DOI":"10.1038/s41558-020-0752-x","ISSN":"1758-678X, 1758-6798","issue":"5","language":"en","page":"406-415","source":"Crossref","title":"Disconnects between ecological theory and data in phenological mismatch research","volume":"10","author":[{"family":"Kharouba","given":"Heather M."},{"family":"Wolkovich","given":"Elizabeth M."}],"issued":{"date-parts":[["2020",5]]},"citation-key":"kharoubaDisconnectsEcologicalTheory2020"}}],"schema":"https://github.com/citation-style-language/schema/raw/master/csl-citation.json"} </w:instrText>
      </w:r>
      <w:r w:rsidR="0085701F" w:rsidRPr="0084756E">
        <w:rPr>
          <w:rFonts w:ascii="Times New Roman" w:hAnsi="Times New Roman" w:cs="Times New Roman"/>
        </w:rPr>
        <w:fldChar w:fldCharType="separate"/>
      </w:r>
      <w:proofErr w:type="spellStart"/>
      <w:r w:rsidR="0085701F" w:rsidRPr="0084756E">
        <w:rPr>
          <w:rFonts w:ascii="Times New Roman" w:hAnsi="Times New Roman" w:cs="Times New Roman"/>
        </w:rPr>
        <w:t>Kharouba</w:t>
      </w:r>
      <w:proofErr w:type="spellEnd"/>
      <w:r w:rsidR="0085701F" w:rsidRPr="0084756E">
        <w:rPr>
          <w:rFonts w:ascii="Times New Roman" w:hAnsi="Times New Roman" w:cs="Times New Roman"/>
        </w:rPr>
        <w:t xml:space="preserve"> and </w:t>
      </w:r>
      <w:proofErr w:type="spellStart"/>
      <w:r w:rsidR="0085701F" w:rsidRPr="0084756E">
        <w:rPr>
          <w:rFonts w:ascii="Times New Roman" w:hAnsi="Times New Roman" w:cs="Times New Roman"/>
        </w:rPr>
        <w:t>Wolkovich</w:t>
      </w:r>
      <w:proofErr w:type="spellEnd"/>
      <w:r w:rsidR="0085701F" w:rsidRPr="0084756E">
        <w:rPr>
          <w:rFonts w:ascii="Times New Roman" w:hAnsi="Times New Roman" w:cs="Times New Roman"/>
        </w:rPr>
        <w:t xml:space="preserve"> 2020</w:t>
      </w:r>
      <w:r w:rsidR="0085701F" w:rsidRPr="0084756E">
        <w:rPr>
          <w:rFonts w:ascii="Times New Roman" w:hAnsi="Times New Roman" w:cs="Times New Roman"/>
        </w:rPr>
        <w:fldChar w:fldCharType="end"/>
      </w:r>
      <w:r w:rsidR="006B3A73" w:rsidRPr="0084756E">
        <w:rPr>
          <w:rFonts w:ascii="Times New Roman" w:hAnsi="Times New Roman" w:cs="Times New Roman"/>
        </w:rPr>
        <w:t>, 2023;</w:t>
      </w:r>
      <w:r w:rsidR="004D38ED" w:rsidRPr="0084756E">
        <w:rPr>
          <w:rFonts w:ascii="Times New Roman" w:hAnsi="Times New Roman" w:cs="Times New Roman"/>
        </w:rPr>
        <w:t xml:space="preserve"> </w:t>
      </w:r>
      <w:r w:rsidR="0085701F" w:rsidRPr="0084756E">
        <w:rPr>
          <w:rFonts w:ascii="Times New Roman" w:hAnsi="Times New Roman" w:cs="Times New Roman"/>
        </w:rPr>
        <w:t xml:space="preserve">example in </w:t>
      </w:r>
      <w:r w:rsidR="0085701F"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{"citationID":"qoWIisTt","properties":{"formattedCitation":"(Simmonds et al. 2020)","plainCitation":"(Simmonds et al. 2020)","dontUpdate":true,"noteIndex":0},"citationItems":[{"id":1289,"uris":["http://zotero.org/users/8911623/items/ZQR3JUXJ"],"itemData":{"id":1289,"type":"article-journal","abstract":"Climate change has been shown to induce shifts in the timing of life-history events. As a result, interactions between species can become disrupted, with potentially detrimental effects. Predicting these consequences has proven challenging. We apply structured population models to a well-characterised great tit-caterpillar model system and identify thresholds of temporal asynchrony, beyond which the predator population will rapidly go extinct. Our model suggests that phenotypic plasticity in predator breeding timing initially maintains temporal synchrony in the face of environmental change. However, under projections of climate change, predator plasticity was insufficient to keep pace with prey phenology. Directional evolution then accelerated, but could not prevent mismatch. Once predator phenology lagged behind prey by more than 24 days, rapid extinction was inevitable, despite previously stable population dynamics. Our projections suggest that current population stability could be masking a route to population collapse, if high greenhouse gas emissions continue.","container-title":"Ecology Letters","DOI":"10.1111/ele.13603","ISSN":"1461-0248","issue":"12","language":"en","note":"_eprint: https://onlinelibrary.wiley.com/doi/pdf/10.1111/ele.13603","page":"1766-1775","source":"Wiley Online Library","title":"Phenological asynchrony: a ticking time-bomb for seemingly stable populations?","title-short":"Phenological asynchrony","volume":"23","author":[{"family":"Simmonds","given":"Emily G."},{"family":"Cole","given":"Ella F."},{"family":"Sheldon","given":"Ben C."},{"family":"Coulson","given":"Tim"}],"issued":{"date-parts":[["2020"]]},"citation-key":"simmondsPhenologicalAsynchronyTicking2020"}}],"schema":"https://github.com/citation-style-language/schema/raw/master/csl-citation.json"} </w:instrText>
      </w:r>
      <w:r w:rsidR="0085701F" w:rsidRPr="0084756E">
        <w:rPr>
          <w:rFonts w:ascii="Times New Roman" w:hAnsi="Times New Roman" w:cs="Times New Roman"/>
        </w:rPr>
        <w:fldChar w:fldCharType="separate"/>
      </w:r>
      <w:r w:rsidR="0085701F" w:rsidRPr="0084756E">
        <w:rPr>
          <w:rFonts w:ascii="Times New Roman" w:hAnsi="Times New Roman" w:cs="Times New Roman"/>
        </w:rPr>
        <w:t>Simmonds et al. 2020</w:t>
      </w:r>
      <w:r w:rsidR="0085701F" w:rsidRPr="0084756E">
        <w:rPr>
          <w:rFonts w:ascii="Times New Roman" w:hAnsi="Times New Roman" w:cs="Times New Roman"/>
        </w:rPr>
        <w:fldChar w:fldCharType="end"/>
      </w:r>
      <w:r w:rsidR="005F3560" w:rsidRPr="0084756E">
        <w:rPr>
          <w:rFonts w:ascii="Times New Roman" w:hAnsi="Times New Roman" w:cs="Times New Roman"/>
        </w:rPr>
        <w:t>)</w:t>
      </w:r>
      <w:r w:rsidR="00813938" w:rsidRPr="0084756E">
        <w:rPr>
          <w:rFonts w:ascii="Times New Roman" w:hAnsi="Times New Roman" w:cs="Times New Roman"/>
        </w:rPr>
        <w:t>, which may affect pest performance in applied agronomic case studies</w:t>
      </w:r>
      <w:r w:rsidR="005F3560" w:rsidRPr="0084756E">
        <w:rPr>
          <w:rFonts w:ascii="Times New Roman" w:hAnsi="Times New Roman" w:cs="Times New Roman"/>
        </w:rPr>
        <w:t xml:space="preserve">. </w:t>
      </w:r>
    </w:p>
    <w:p w14:paraId="6A149E87" w14:textId="453181A1" w:rsidR="00146F17" w:rsidRPr="0084756E" w:rsidRDefault="004D38ED" w:rsidP="00146F17">
      <w:pPr>
        <w:pStyle w:val="BodyText"/>
        <w:spacing w:line="480" w:lineRule="auto"/>
        <w:rPr>
          <w:rFonts w:ascii="Times New Roman" w:hAnsi="Times New Roman" w:cs="Times New Roman"/>
        </w:rPr>
      </w:pPr>
      <w:r w:rsidRPr="0084756E">
        <w:rPr>
          <w:rFonts w:ascii="Times New Roman" w:hAnsi="Times New Roman" w:cs="Times New Roman"/>
        </w:rPr>
        <w:t>In our case study, the emergent phenological asynchrony between arthropod and crop might result in increased damage for the crop</w:t>
      </w:r>
      <w:r w:rsidR="00813938" w:rsidRPr="0084756E">
        <w:rPr>
          <w:rFonts w:ascii="Times New Roman" w:hAnsi="Times New Roman" w:cs="Times New Roman"/>
        </w:rPr>
        <w:t>, as phenological sensitiv</w:t>
      </w:r>
      <w:r w:rsidR="003D283E" w:rsidRPr="0084756E">
        <w:rPr>
          <w:rFonts w:ascii="Times New Roman" w:hAnsi="Times New Roman" w:cs="Times New Roman"/>
        </w:rPr>
        <w:t>ity</w:t>
      </w:r>
      <w:r w:rsidR="00813938" w:rsidRPr="0084756E">
        <w:rPr>
          <w:rFonts w:ascii="Times New Roman" w:hAnsi="Times New Roman" w:cs="Times New Roman"/>
        </w:rPr>
        <w:t xml:space="preserve"> of the arthropod pest is higher than that of the crop during fall (Figure 3)</w:t>
      </w:r>
      <w:r w:rsidRPr="0084756E">
        <w:rPr>
          <w:rFonts w:ascii="Times New Roman" w:hAnsi="Times New Roman" w:cs="Times New Roman"/>
        </w:rPr>
        <w:t xml:space="preserve">. From the agronomic perspective, </w:t>
      </w:r>
      <w:r w:rsidR="004444EB" w:rsidRPr="0084756E">
        <w:rPr>
          <w:rFonts w:ascii="Times New Roman" w:hAnsi="Times New Roman" w:cs="Times New Roman"/>
        </w:rPr>
        <w:t xml:space="preserve">pest forecasts on seasonal emergence may benefit from modelling </w:t>
      </w:r>
      <w:r w:rsidRPr="0084756E">
        <w:rPr>
          <w:rFonts w:ascii="Times New Roman" w:hAnsi="Times New Roman" w:cs="Times New Roman"/>
        </w:rPr>
        <w:t>these asynchronies and the subsequent fitness outcomes</w:t>
      </w:r>
      <w:r w:rsidR="004444EB" w:rsidRPr="0084756E">
        <w:rPr>
          <w:rFonts w:ascii="Times New Roman" w:hAnsi="Times New Roman" w:cs="Times New Roman"/>
        </w:rPr>
        <w:t xml:space="preserve">. </w:t>
      </w:r>
      <w:r w:rsidR="00156D65" w:rsidRPr="0084756E">
        <w:rPr>
          <w:rFonts w:ascii="Times New Roman" w:hAnsi="Times New Roman" w:cs="Times New Roman"/>
        </w:rPr>
        <w:t xml:space="preserve">Some relevant </w:t>
      </w:r>
      <w:r w:rsidR="00CA1163" w:rsidRPr="0084756E">
        <w:rPr>
          <w:rFonts w:ascii="Times New Roman" w:hAnsi="Times New Roman" w:cs="Times New Roman"/>
        </w:rPr>
        <w:t xml:space="preserve">examples </w:t>
      </w:r>
      <w:r w:rsidR="00156D65" w:rsidRPr="0084756E">
        <w:rPr>
          <w:rFonts w:ascii="Times New Roman" w:hAnsi="Times New Roman" w:cs="Times New Roman"/>
        </w:rPr>
        <w:t xml:space="preserve">include </w:t>
      </w:r>
      <w:r w:rsidR="00CA1163" w:rsidRPr="0084756E">
        <w:rPr>
          <w:rFonts w:ascii="Times New Roman" w:hAnsi="Times New Roman" w:cs="Times New Roman"/>
        </w:rPr>
        <w:t>the above-mentioned</w:t>
      </w:r>
      <w:r w:rsidR="004444EB" w:rsidRPr="0084756E">
        <w:rPr>
          <w:rFonts w:ascii="Times New Roman" w:hAnsi="Times New Roman" w:cs="Times New Roman"/>
        </w:rPr>
        <w:t xml:space="preserve"> host tree budbreak and spruce budworm</w:t>
      </w:r>
      <w:r w:rsidR="00156D65" w:rsidRPr="0084756E">
        <w:rPr>
          <w:rFonts w:ascii="Times New Roman" w:hAnsi="Times New Roman" w:cs="Times New Roman"/>
        </w:rPr>
        <w:t xml:space="preserve"> </w:t>
      </w:r>
      <w:r w:rsidR="00156D65" w:rsidRPr="0084756E">
        <w:rPr>
          <w:rFonts w:ascii="Times New Roman" w:hAnsi="Times New Roman" w:cs="Times New Roman"/>
        </w:rPr>
        <w:fldChar w:fldCharType="begin"/>
      </w:r>
      <w:r w:rsidR="00156D65" w:rsidRPr="0084756E">
        <w:rPr>
          <w:rFonts w:ascii="Times New Roman" w:hAnsi="Times New Roman" w:cs="Times New Roman"/>
        </w:rPr>
        <w:instrText xml:space="preserve"> ADDIN ZOTERO_ITEM CSL_CITATION {"citationID":"0d73eFah","properties":{"formattedCitation":"(Ren et al. 2020)","plainCitation":"(Ren et al. 2020)","noteIndex":0},"citationItems":[{"id":600,"uris":["http://zotero.org/users/8911623/items/RPJQ6RGX"],"itemData":{"id":600,"type":"article-journal","abstract":"Climate change is altering phenology; however, the magnitude of this change varies among taxa. Compared with phenological mismatch between plants and herbivores, synchronization due to climate has been less explored, despite its potential implications for trophic interactions. The earlier budburst induced by defoliation is a phenological strategy for plants against herbivores. Here, we tested whether warming can counteract defoliation-induced mismatch by increasing herbivore-plant phenological synchrony. We compared the larval phenology of spruce budworm and budburst in balsam fir, black spruce, and white spruce saplings subjected to defoliation in a controlled environment at temperatures of 12, 17, and 22°C. Budburst in defoliated saplings occurred 6–24 days earlier than in the controls, thus mismatching needle development from larval feeding. This mismatch decreased to only 3–7 days, however, when temperatures warmed by 5 and 10°C, leading to a resynchronization of the host with spruce budworm larvae. The increasing synchrony under warming counteracts the defoliation-induced mismatch, disrupting trophic interactions and energy flow between forest ecosystem and insect populations. Our results suggest that the predicted warming may improve food quality and provide better growth conditions for larval development, thus promoting longer or more intense insect outbreaks in the future.","container-title":"Global Change Biology","DOI":"https://doi.org/10.1111/gcb.14991","ISSN":"1365-2486","issue":"4","language":"en","license":"© 2020 John Wiley &amp; Sons Ltd","page":"2072-2080","source":"Wiley Online Library","title":"Warming counteracts defoliation-induced mismatch by increasing herbivore-plant phenological synchrony","volume":"26","author":[{"family":"Ren","given":"Ping"},{"family":"Néron","given":"Valérie"},{"family":"Rossi","given":"Sergio"},{"family":"Liang","given":"Eryuan"},{"family":"Bouchard","given":"Mathieu"},{"family":"Deslauriers","given":"Annie"}],"issued":{"date-parts":[["2020"]]},"citation-key":"renWarmingCounteractsDefoliationinduced2020"}}],"schema":"https://github.com/citation-style-language/schema/raw/master/csl-citation.json"} </w:instrText>
      </w:r>
      <w:r w:rsidR="00156D65" w:rsidRPr="0084756E">
        <w:rPr>
          <w:rFonts w:ascii="Times New Roman" w:hAnsi="Times New Roman" w:cs="Times New Roman"/>
        </w:rPr>
        <w:fldChar w:fldCharType="separate"/>
      </w:r>
      <w:r w:rsidR="00156D65" w:rsidRPr="0084756E">
        <w:rPr>
          <w:rFonts w:ascii="Times New Roman" w:hAnsi="Times New Roman" w:cs="Times New Roman"/>
        </w:rPr>
        <w:t>(Ren et al. 2020)</w:t>
      </w:r>
      <w:r w:rsidR="00156D65" w:rsidRPr="0084756E">
        <w:rPr>
          <w:rFonts w:ascii="Times New Roman" w:hAnsi="Times New Roman" w:cs="Times New Roman"/>
        </w:rPr>
        <w:fldChar w:fldCharType="end"/>
      </w:r>
      <w:r w:rsidR="00CA1163" w:rsidRPr="0084756E">
        <w:rPr>
          <w:rFonts w:ascii="Times New Roman" w:hAnsi="Times New Roman" w:cs="Times New Roman"/>
        </w:rPr>
        <w:t>,</w:t>
      </w:r>
      <w:r w:rsidR="004444EB" w:rsidRPr="0084756E">
        <w:rPr>
          <w:rFonts w:ascii="Times New Roman" w:hAnsi="Times New Roman" w:cs="Times New Roman"/>
        </w:rPr>
        <w:t xml:space="preserve"> fruit ripening and a fruit borer such as the oriental fruit fly</w:t>
      </w:r>
      <w:r w:rsidR="00156D65" w:rsidRPr="0084756E">
        <w:rPr>
          <w:rFonts w:ascii="Times New Roman" w:hAnsi="Times New Roman" w:cs="Times New Roman"/>
        </w:rPr>
        <w:t xml:space="preserve"> </w:t>
      </w:r>
      <w:r w:rsidR="00156D65" w:rsidRPr="0084756E">
        <w:rPr>
          <w:rFonts w:ascii="Times New Roman" w:hAnsi="Times New Roman" w:cs="Times New Roman"/>
        </w:rPr>
        <w:fldChar w:fldCharType="begin"/>
      </w:r>
      <w:r w:rsidR="00156D65" w:rsidRPr="0084756E">
        <w:rPr>
          <w:rFonts w:ascii="Times New Roman" w:hAnsi="Times New Roman" w:cs="Times New Roman"/>
        </w:rPr>
        <w:instrText xml:space="preserve"> ADDIN ZOTERO_ITEM CSL_CITATION {"citationID":"tjmhyR9l","properties":{"formattedCitation":"(Manrakhan 2020)","plainCitation":"(Manrakhan 2020)","noteIndex":0},"citationItems":[{"id":6721,"uris":["http://zotero.org/users/8911623/items/ZREPJIHK"],"itemData":{"id":6721,"type":"article-journal","abstract":"This datasheet on Bactrocera dorsalis covers Identity, Overview, Distribution, Dispersal, Hosts/Species Affected, Diagnosis, Biology &amp; Ecology, Environmental Requirements, Natural Enemies, Impacts, Prevention/Control, Further Information.","container-title":"CABI Compendium","DOI":"10.1079/cabicompendium.17685","note":"publisher: CABI International","page":"17685","source":"cabidigitallibrary.org (Atypon)","title":"Bactrocera dorsalis (Oriental fruit fly)","volume":"CABI Compendium","author":[{"family":"Manrakhan","given":"A"}],"issued":{"date-parts":[["2020",12,14]]},"citation-key":"manrakhan2020"}}],"schema":"https://github.com/citation-style-language/schema/raw/master/csl-citation.json"} </w:instrText>
      </w:r>
      <w:r w:rsidR="00156D65" w:rsidRPr="0084756E">
        <w:rPr>
          <w:rFonts w:ascii="Times New Roman" w:hAnsi="Times New Roman" w:cs="Times New Roman"/>
        </w:rPr>
        <w:fldChar w:fldCharType="separate"/>
      </w:r>
      <w:r w:rsidR="00156D65" w:rsidRPr="0084756E">
        <w:rPr>
          <w:rFonts w:ascii="Times New Roman" w:hAnsi="Times New Roman" w:cs="Times New Roman"/>
        </w:rPr>
        <w:t>(Manrakhan 2020)</w:t>
      </w:r>
      <w:r w:rsidR="00156D65" w:rsidRPr="0084756E">
        <w:rPr>
          <w:rFonts w:ascii="Times New Roman" w:hAnsi="Times New Roman" w:cs="Times New Roman"/>
        </w:rPr>
        <w:fldChar w:fldCharType="end"/>
      </w:r>
      <w:r w:rsidR="004444EB" w:rsidRPr="0084756E">
        <w:rPr>
          <w:rFonts w:ascii="Times New Roman" w:hAnsi="Times New Roman" w:cs="Times New Roman"/>
        </w:rPr>
        <w:t>; or citrus young leaves preference by the huanglongbing vector, the Asian citrus psyllid</w:t>
      </w:r>
      <w:r w:rsidR="00156D65" w:rsidRPr="0084756E">
        <w:rPr>
          <w:rFonts w:ascii="Times New Roman" w:hAnsi="Times New Roman" w:cs="Times New Roman"/>
        </w:rPr>
        <w:t xml:space="preserve"> </w:t>
      </w:r>
      <w:r w:rsidR="00156D65" w:rsidRPr="0084756E">
        <w:rPr>
          <w:rFonts w:ascii="Times New Roman" w:hAnsi="Times New Roman" w:cs="Times New Roman"/>
        </w:rPr>
        <w:fldChar w:fldCharType="begin"/>
      </w:r>
      <w:r w:rsidR="00156D65" w:rsidRPr="0084756E">
        <w:rPr>
          <w:rFonts w:ascii="Times New Roman" w:hAnsi="Times New Roman" w:cs="Times New Roman"/>
        </w:rPr>
        <w:instrText xml:space="preserve"> ADDIN ZOTERO_ITEM CSL_CITATION {"citationID":"KY0D1eDf","properties":{"formattedCitation":"(S\\uc0\\u233{}tamou et al. 2016)","plainCitation":"(Sétamou et al. 2016)","noteIndex":0},"citationItems":[{"id":6722,"uris":["http://zotero.org/users/8911623/items/M276FQFS"],"itemData":{"id":6722,"type":"article-journal","abstract":"Studies were conducted to relate the influence of the physical characteristics, leaf nutrient content and phloem sap amino acid concentration of citrus flush shoots on the densities of various Diaphorina citri life stages. Adult D. citri preferentially selected young shoots for feeding and numbers of D. citri immatures were positively correlated with flush shoot softness. Young flush shoots had higher concentrations of macro and micro nutrients relative to mature ones and this was associated with higher densities of all D. citri life stages. All D. citri life stages were positively correlated with higher nitrogen-carbon (N:C), nitrogen:sulfur (N:S) and nitrogen:calcium (N:Ca) ratios in leaf tissue, while densities of adults were negatively related to calcium, manganese and boron levels. Concentrations of total and essential amino acids were highest in phloem sap of young expanding flush shoots in both grapefruit and lemon, but dramatically declined as flush shoots matured. The sulfur-containing amino acids cystine, methionine and taurine occurred only in younger flush shoots. In contrast, cystathionine was only present in phloem sap of mature shoots. These results clearly indicate that young citrus flush shoots are a nutritionally richer diet relative to mature shoots, thus explaining their preference by D. citri for feeding and reproduction. Conversely, tissue hardness and the lower nutritional quality of mature flush shoots may limit oviposition and immature development. The data suggest that both physical characteristics and nutritional composition of flush shoots and their phloem sap are important factors regulating host colonization and behavior of D. citri, and this interaction can impact the dynamics and spread of HLB in citrus groves.","container-title":"PLOS ONE","DOI":"10.1371/journal.pone.0168997","ISSN":"1932-6203","issue":"12","journalAbbreviation":"PLOS ONE","language":"en","note":"publisher: Public Library of Science","page":"e0168997","source":"PLoS Journals","title":"Quality Matters: Influences of Citrus Flush Physicochemical Characteristics on Population Dynamics of the Asian Citrus Psyllid (Hemiptera: Liviidae)","title-short":"Quality Matters","volume":"11","author":[{"family":"Sétamou","given":"Mamoudou"},{"family":"Simpson","given":"Catherine R."},{"family":"Alabi","given":"Olufemi J."},{"family":"Nelson","given":"Shad D."},{"family":"Telagamsetty","given":"Srilakshmi"},{"family":"Jifon","given":"John L."}],"issued":{"date-parts":[["2016",12,28]]},"citation-key":"setamou2016"}}],"schema":"https://github.com/citation-style-language/schema/raw/master/csl-citation.json"} </w:instrText>
      </w:r>
      <w:r w:rsidR="00156D65" w:rsidRPr="0084756E">
        <w:rPr>
          <w:rFonts w:ascii="Times New Roman" w:hAnsi="Times New Roman" w:cs="Times New Roman"/>
        </w:rPr>
        <w:fldChar w:fldCharType="separate"/>
      </w:r>
      <w:r w:rsidR="00156D65" w:rsidRPr="0084756E">
        <w:rPr>
          <w:rFonts w:ascii="Times New Roman" w:hAnsi="Times New Roman" w:cs="Times New Roman"/>
        </w:rPr>
        <w:t>(Sétamou et al. 2016)</w:t>
      </w:r>
      <w:r w:rsidR="00156D65" w:rsidRPr="0084756E">
        <w:rPr>
          <w:rFonts w:ascii="Times New Roman" w:hAnsi="Times New Roman" w:cs="Times New Roman"/>
        </w:rPr>
        <w:fldChar w:fldCharType="end"/>
      </w:r>
      <w:r w:rsidR="00156D65" w:rsidRPr="0084756E">
        <w:rPr>
          <w:rFonts w:ascii="Times New Roman" w:hAnsi="Times New Roman" w:cs="Times New Roman"/>
        </w:rPr>
        <w:t>. Recent p</w:t>
      </w:r>
      <w:r w:rsidR="00813938" w:rsidRPr="0084756E">
        <w:rPr>
          <w:rFonts w:ascii="Times New Roman" w:hAnsi="Times New Roman" w:cs="Times New Roman"/>
        </w:rPr>
        <w:t>romising examples have incorporated plant phenology into pest emergence forecasts in different ways</w:t>
      </w:r>
      <w:r w:rsidR="00156D65" w:rsidRPr="0084756E">
        <w:rPr>
          <w:rFonts w:ascii="Times New Roman" w:hAnsi="Times New Roman" w:cs="Times New Roman"/>
        </w:rPr>
        <w:t xml:space="preserve"> </w:t>
      </w:r>
      <w:r w:rsidR="00156D65" w:rsidRPr="0084756E">
        <w:rPr>
          <w:rFonts w:ascii="Times New Roman" w:hAnsi="Times New Roman" w:cs="Times New Roman"/>
        </w:rPr>
        <w:fldChar w:fldCharType="begin"/>
      </w:r>
      <w:r w:rsidR="00156D65" w:rsidRPr="0084756E">
        <w:rPr>
          <w:rFonts w:ascii="Times New Roman" w:hAnsi="Times New Roman" w:cs="Times New Roman"/>
        </w:rPr>
        <w:instrText xml:space="preserve"> ADDIN ZOTERO_ITEM CSL_CITATION {"citationID":"zqaWyWsf","properties":{"formattedCitation":"(Pollard et al. 2020, Castex et al. 2023)","plainCitation":"(Pollard et al. 2020, Castex et al. 2023)","noteIndex":0},"citationItems":[{"id":4708,"uris":["http://zotero.org/users/8911623/items/XTHDDG4N"],"itemData":{"id":4708,"type":"article-journal","abstract":"A comprehensive phenology/voltinism model was developed for Phratora vulgatissima, an important pest of bioenergy crops. The model, phenModel, was developed based on development times of different life cycle stages (eggs, larvae, pupae, pre-oviposition, oviposition, sexual maturation) obtained from constant temperature laboratory experiments. As part of this study, a number of linear and non-linear models which describe the temperature-dependent development rate (inverse of development time) for each of the different life cycle stages were fitted. Based on the criteria of model parsimony and model fit, the non-linear Lactin-2 model was chosen as the optimum model to describe temperature-driven development in P. vulgatissima. To account for the variation in development times between individuals, an important but often ignored aspect in phenology models, a number of stochastic models (2- and 3- parameter Weibull and logistic models) were evaluated, based on the assumption that normalised development times conform to a similar shaped ('same shape') distribution. Novel aspects of the phenology model include the incorporation of a biologically relevant biofix, based on a budburst model for Salix viminalis, and a photoperiod threshold to induce facultative diapause. The model, which is written in R for accessibility, requires inputs of daily minimum and maximum temperature and site latitude and produces outputs describing the timing of completion of developmental stages for specified proportions of the population. It was evaluated against available field data and found to largely reproduce the observations providing a measure of its potential utility. A key component of the model allows for a sensitivity analysis of the model parameters. The model is structured so that it can easily be adapted for other leaf-feeding beetles which display a facultative reproductive diapause cued by photoperiod, and where the onset of oviposition is dependent on budburst, assuming relevant life cycle stage parameters are available.","container-title":"Ecological Modelling","DOI":"10.1016/j.ecolmodel.2019.108910","ISSN":"0304-3800","journalAbbreviation":"Ecological Modelling","language":"en","page":"108910","source":"ScienceDirect","title":"phenModel: A temperature-dependent phenology/voltinism model for a herbivorous insect incorporating facultative diapause and budburst","title-short":"phenModel","volume":"416","author":[{"family":"Pollard","given":"Ciarán P."},{"family":"Griffin","given":"Christine T."},{"family":"Andrade Moral","given":"Rafael","dropping-particle":"de"},{"family":"Duffy","given":"Catriona"},{"family":"Chuche","given":"Julien"},{"family":"Gaffney","given":"Michael T."},{"family":"Fealy","given":"Reamonn M."},{"family":"Fealy","given":"Rowan"}],"issued":{"date-parts":[["2020",1,15]]},"citation-key":"pollard2020"}},{"id":5413,"uris":["http://zotero.org/users/8911623/items/SPWNKZWY"],"itemData":{"id":5413,"type":"article-journal","abstract":"The European grapevine moth (Lobesia botrana) is one of the major pests of the grapevine (Vitis vinifera) in Europe. The phenology of both the insect pest and the plant has already changed over the last decades in response to rising temperatures, with a tendency towards an earlier development. The impact of a warming climate, among other factors, could alter matches in phenology between two trophic levels, being either beneficial or detrimental to V. vinifera. As a consequence, when considering a European latitudinal transect, the changes toward synchrony or a mismatch are not fully understood. In this study, we applied the results of sequential models to simulate the phenological development of V. vinifera from dormancy to physiological maturity of Chardonnay or a similar grape variety. Likewise, we simulated the phenology of L. botrana with a process-based voltinism model. Both models were calibrated and validated in previous studies. The present study aims at simulating the future evolution of both trophic levels under changing climatic conditions at four representative European locations by using quasi-transient climate scenarios up to the year 2100 that consider the RCP4.5 and RCP8.5 greenhouse-gas forcing pathways. Although some physiological adaptations could alter these results, simulations of synchrony under climate change are crucial for the adaptation of grape cultivation and varieties. This modelling work seeks to improve our understanding of the probable shifts in the timing and spatial distribution of the plant-insect interactions in a warmer climate and how this may impact their synchrony. A risk index of damage has been implemented for the different sites and greenhouse gas forcing trajectories. Results suggest an increasing damage risk for V. vinifera close to the timing of harvests in northern Europe. They also point to increasing mortality rates of the fourth generation of L. botrana in southern Europe, where temperatures will increasingly reach the upper thermal limit for insect development.","container-title":"OENO One","DOI":"10.20870/oeno-one.2023.57.1.7250","ISSN":"2494-1271","issue":"1","language":"en","license":"Copyright (c) 2023 Victorine Castex, Iñaki García de Cortázar-Atauri, Martin Beniston, Jérôme  Moreau, Mikhail Semenov, Markus Stoffel, Pierluigi Calanca","note":"number: 1","page":"161-174","source":"oeno-one.eu","title":"Exploring future changes in synchrony between grapevine (&lt;i&gt;Vitis vinifera&lt;/i&gt;) and its major insect pest, &lt;i&gt;Lobesia botrana&lt;/i&gt;","volume":"57","author":[{"family":"Castex","given":"Victorine"},{"family":"Cortázar-Atauri","given":"Iñaki García","dropping-particle":"de"},{"family":"Beniston","given":"Martin"},{"family":"Moreau","given":"Jérôme"},{"family":"Semenov","given":"Mikhail"},{"family":"Stoffel","given":"Markus"},{"family":"Calanca","given":"Pierluigi"}],"issued":{"date-parts":[["2023",2,13]]},"citation-key":"castex2023"}}],"schema":"https://github.com/citation-style-language/schema/raw/master/csl-citation.json"} </w:instrText>
      </w:r>
      <w:r w:rsidR="00156D65" w:rsidRPr="0084756E">
        <w:rPr>
          <w:rFonts w:ascii="Times New Roman" w:hAnsi="Times New Roman" w:cs="Times New Roman"/>
        </w:rPr>
        <w:fldChar w:fldCharType="separate"/>
      </w:r>
      <w:r w:rsidR="00156D65" w:rsidRPr="0084756E">
        <w:rPr>
          <w:rFonts w:ascii="Times New Roman" w:hAnsi="Times New Roman" w:cs="Times New Roman"/>
        </w:rPr>
        <w:t>(Pollard et al. 2020, Castex et al. 2023)</w:t>
      </w:r>
      <w:r w:rsidR="00156D65" w:rsidRPr="0084756E">
        <w:rPr>
          <w:rFonts w:ascii="Times New Roman" w:hAnsi="Times New Roman" w:cs="Times New Roman"/>
        </w:rPr>
        <w:fldChar w:fldCharType="end"/>
      </w:r>
      <w:r w:rsidR="00146F17" w:rsidRPr="0084756E">
        <w:rPr>
          <w:rFonts w:ascii="Times New Roman" w:hAnsi="Times New Roman" w:cs="Times New Roman"/>
        </w:rPr>
        <w:t xml:space="preserve">. Finally, </w:t>
      </w:r>
      <w:r w:rsidR="003D283E" w:rsidRPr="0084756E">
        <w:rPr>
          <w:rFonts w:ascii="Times New Roman" w:hAnsi="Times New Roman" w:cs="Times New Roman"/>
        </w:rPr>
        <w:t xml:space="preserve">new perspectives on </w:t>
      </w:r>
      <w:r w:rsidR="00146F17" w:rsidRPr="0084756E">
        <w:rPr>
          <w:rFonts w:ascii="Times New Roman" w:hAnsi="Times New Roman" w:cs="Times New Roman"/>
        </w:rPr>
        <w:t>how different factors affect not only species co-occurrence but also interaction strength (</w:t>
      </w:r>
      <w:r w:rsidR="00156D65" w:rsidRPr="0084756E">
        <w:rPr>
          <w:rFonts w:ascii="Times New Roman" w:hAnsi="Times New Roman" w:cs="Times New Roman"/>
          <w:i/>
          <w:iCs/>
        </w:rPr>
        <w:fldChar w:fldCharType="begin"/>
      </w:r>
      <w:r w:rsidR="007A4E87">
        <w:rPr>
          <w:rFonts w:ascii="Times New Roman" w:hAnsi="Times New Roman" w:cs="Times New Roman"/>
          <w:i/>
          <w:iCs/>
        </w:rPr>
        <w:instrText xml:space="preserve"> ADDIN ZOTERO_ITEM CSL_CITATION {"citationID":"udZKCxE7","properties":{"formattedCitation":"(Early and Keith 2019)","plainCitation":"(Early and Keith 2019)","dontUpdate":true,"noteIndex":0},"citationItems":[{"id":868,"uris":["http://zotero.org/users/8911623/items/DXU3DJWU"],"itemData":{"id":868,"type":"article-journal","abstract":"The challenge Understanding how biotic interactions affect species’ geographical ranges, biodiversity patterns and ecological responses to environmental change is one of the most pressing challenges in macroecology. Extensive efforts are underway to detect signals of biotic interactions in macroecological data. However, efforts are limited by bias in the taxa and spatial scale for which occurrence data are available and by difficulty in ascribing causality to co-occurrence patterns. Moreover, we are not necessarily looking in the right places; analyses are largely ad hoc, depending on availability of data, rather than focusing on regions, taxa, ecosystems or interaction types where biotic interactions might affect species’ geographical ranges most strongly. Unpicking biotic interactions We suggest that macroecology would benefit from the recognition that abiotic conditions alter two key components of biotic interaction strength: frequency and intensity. We outline how and why variation in biotic interaction strength occurs, explore the implications for species’ geographical ranges and discuss the challenges inherent in quantifying these effects. In addition, we explore the role of behavioural flexibility in mediating biotic interactions potentially to mitigate impacts of environmental change. New data We argue that macroecology should take advantage of “independent” data on the strength of biotic interactions measured by other disciplines, in order to capture a far wider array of taxa, locations and interaction types than are typically studied in macroecology. Data on biotic interactions are readily available from community, disease, microbial and parasite ecology, evolution, palaeontology, invasion biology and agriculture, but most are yet to be exploited within macroecology. Integrating biotic interaction strength data into macroecology Harmonization of data across interdisciplinary sources, taxa and interaction types could be achieved by breaking down interactions into elements that contribute to frequency and intensity. This would allow quantitative biotic interaction data to be incorporated directly into models of species distributions and macroecological patterns.","container-title":"Global Ecology and Biogeography","DOI":"10.1111/geb.12861","ISSN":"1466-8238","issue":"1","language":"en","page":"42-53","source":"Wiley Online Library","title":"Geographically variable biotic interactions and implications for species ranges","volume":"28","author":[{"family":"Early","given":"R."},{"family":"Keith","given":"S. A."}],"issued":{"date-parts":[["2019"]]},"citation-key":"earlyGeographicallyVariableBiotic2019"}}],"schema":"https://github.com/citation-style-language/schema/raw/master/csl-citation.json"} </w:instrText>
      </w:r>
      <w:r w:rsidR="00156D65" w:rsidRPr="0084756E">
        <w:rPr>
          <w:rFonts w:ascii="Times New Roman" w:hAnsi="Times New Roman" w:cs="Times New Roman"/>
          <w:i/>
          <w:iCs/>
        </w:rPr>
        <w:fldChar w:fldCharType="separate"/>
      </w:r>
      <w:r w:rsidR="00156D65" w:rsidRPr="0084756E">
        <w:rPr>
          <w:rFonts w:ascii="Times New Roman" w:hAnsi="Times New Roman" w:cs="Times New Roman"/>
        </w:rPr>
        <w:t>Early and Keith 2019</w:t>
      </w:r>
      <w:r w:rsidR="00156D65" w:rsidRPr="0084756E">
        <w:rPr>
          <w:rFonts w:ascii="Times New Roman" w:hAnsi="Times New Roman" w:cs="Times New Roman"/>
          <w:i/>
          <w:iCs/>
        </w:rPr>
        <w:fldChar w:fldCharType="end"/>
      </w:r>
      <w:r w:rsidR="00146F17" w:rsidRPr="0084756E">
        <w:rPr>
          <w:rFonts w:ascii="Times New Roman" w:hAnsi="Times New Roman" w:cs="Times New Roman"/>
        </w:rPr>
        <w:t>) are likely to be eventually incorporated in pest forecasts.</w:t>
      </w:r>
      <w:r w:rsidR="00F83C31" w:rsidRPr="0084756E">
        <w:rPr>
          <w:rFonts w:ascii="Times New Roman" w:hAnsi="Times New Roman" w:cs="Times New Roman"/>
        </w:rPr>
        <w:t xml:space="preserve"> </w:t>
      </w:r>
    </w:p>
    <w:p w14:paraId="6AF501EF" w14:textId="77777777" w:rsidR="009B66EF" w:rsidRDefault="00DB3704" w:rsidP="000A3D8D">
      <w:pPr>
        <w:pStyle w:val="BodyText"/>
        <w:spacing w:line="480" w:lineRule="auto"/>
        <w:rPr>
          <w:rFonts w:ascii="Times New Roman" w:hAnsi="Times New Roman" w:cs="Times New Roman"/>
        </w:rPr>
      </w:pPr>
      <w:r w:rsidRPr="0084756E">
        <w:rPr>
          <w:rFonts w:ascii="Times New Roman" w:hAnsi="Times New Roman" w:cs="Times New Roman"/>
        </w:rPr>
        <w:t>V</w:t>
      </w:r>
      <w:r w:rsidR="00F56F05" w:rsidRPr="0084756E">
        <w:rPr>
          <w:rFonts w:ascii="Times New Roman" w:hAnsi="Times New Roman" w:cs="Times New Roman"/>
        </w:rPr>
        <w:t xml:space="preserve">alidating outputs of process-based models with field data </w:t>
      </w:r>
      <w:r w:rsidR="00EB05F6" w:rsidRPr="0084756E">
        <w:rPr>
          <w:rFonts w:ascii="Times New Roman" w:hAnsi="Times New Roman" w:cs="Times New Roman"/>
        </w:rPr>
        <w:t>at broader scales complementing field experimental studies</w:t>
      </w:r>
      <w:r w:rsidR="00572A75" w:rsidRPr="0084756E">
        <w:rPr>
          <w:rFonts w:ascii="Times New Roman" w:hAnsi="Times New Roman" w:cs="Times New Roman"/>
        </w:rPr>
        <w:t xml:space="preserve"> </w:t>
      </w:r>
      <w:r w:rsidR="00572A75"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{"citationID":"z6xxS9HE","properties":{"formattedCitation":"(Greiser et al. 2022)","plainCitation":"(Greiser et al. 2022)","dontUpdate":true,"noteIndex":0},"citationItems":[{"id":4381,"uris":["http://zotero.org/users/8911623/items/H2XNHQAM"],"itemData":{"id":4381,"type":"article-journal","abstract":"Temperature influences the rate of most biological processes. Nonlinearities in the thermal reaction norms of such processes complicate intuitive predictions of how ectothermic organisms respond to naturally fluctuating temperatures, and by extension, to climate warming. Additionally, organisms developing close to the ground experience a highly variable microclimate landscape that often is poorly captured by coarse standard climate data. Using a butterfly population in central Sweden as a model, we quantified the consequences of small-scale temperature variation on phenology, emergence synchrony and number of annual reproductive cycles (voltinism). By combining empirical microclimate and thermal performance data, we project development of individual green-veined white butterflies (Pieris napi) across 110 sites in an exceptionally high-resolved natural microclimate landscape. We demonstrate that differences among microclimates just meters apart can have large impacts on the rate of development and emergence synchrony of neighbouring butterflies. However, when considering the full development from egg to adult, these temporal differences were reduced in some scenarios, due to negative correlations in development times among life stages. The negative correlations were caused by temperatures at some sites beginning to exceed the optimum for development as the season progressed. Indeed, which sites were optimal for fast development could change across the lifetimes of individual butterflies, that is, ‘fast’ sites could become ‘slow’ sites. Thus, from a thermal point of view, there seem to be no consistently optimal microsites. Importantly, the fast sites were not always the warmest sites. We showed that such unintuitive effects could play an important role in the regulation of phenological synchrony and voltinism in insects, as most sites consistently favoured two generations. The results were generally robust across years and three different egg-laying dates. Using high-resolved empirical climate data on organism-relevant temporal and spatial scales and considering nonlinear responses to temperature, we demonstrated the large and unintuitive population-level consequences of locally and temporarily high temperatures. We suggest to—whenever possible—incorporate species- and life stage-specific nonlinear responses to temperature when studying the effects of natural microclimate variation and climate change on organisms. Read the free Plain Language Summary for this article on the Journal blog.","container-title":"Functional Ecology","DOI":"10.1111/1365-2435.14195","ISSN":"1365-2435","issue":"12","language":"en","note":"_eprint: https://onlinelibrary.wiley.com/doi/pdf/10.1111/1365-2435.14195","page":"3036-3048","source":"Wiley Online Library","title":"Microclimatic variation affects developmental phenology, synchrony and voltinism in an insect population","volume":"36","author":[{"family":"Greiser","given":"Caroline"},{"family":"Schmalensee","given":"Loke","non-dropping-particle":"von"},{"family":"Lindestad","given":"Olle"},{"family":"Gotthard","given":"Karl"},{"family":"Lehmann","given":"Philipp"}],"issued":{"date-parts":[["2022"]]},"citation-key":"greiser2022"}}],"schema":"https://github.com/citation-style-language/schema/raw/master/csl-citation.json"} </w:instrText>
      </w:r>
      <w:r w:rsidR="00572A75" w:rsidRPr="0084756E">
        <w:rPr>
          <w:rFonts w:ascii="Times New Roman" w:hAnsi="Times New Roman" w:cs="Times New Roman"/>
        </w:rPr>
        <w:fldChar w:fldCharType="separate"/>
      </w:r>
      <w:r w:rsidR="00572A75" w:rsidRPr="0084756E">
        <w:rPr>
          <w:rFonts w:ascii="Times New Roman" w:hAnsi="Times New Roman" w:cs="Times New Roman"/>
        </w:rPr>
        <w:t>(e.g., Greiser et al. 2022</w:t>
      </w:r>
      <w:r w:rsidR="00572A75" w:rsidRPr="0084756E">
        <w:rPr>
          <w:rFonts w:ascii="Times New Roman" w:hAnsi="Times New Roman" w:cs="Times New Roman"/>
        </w:rPr>
        <w:fldChar w:fldCharType="end"/>
      </w:r>
      <w:r w:rsidR="00EB05F6" w:rsidRPr="0084756E">
        <w:rPr>
          <w:rFonts w:ascii="Times New Roman" w:hAnsi="Times New Roman" w:cs="Times New Roman"/>
        </w:rPr>
        <w:t xml:space="preserve">) </w:t>
      </w:r>
      <w:r w:rsidR="00F56F05" w:rsidRPr="0084756E">
        <w:rPr>
          <w:rFonts w:ascii="Times New Roman" w:hAnsi="Times New Roman" w:cs="Times New Roman"/>
        </w:rPr>
        <w:t xml:space="preserve">should be a prerequisite to develop forecasting tools. Insights from different perspectives can contribute to this objective. First, development of citizen science projects—e.g., Ryan et al. (2019)— and monitoring schemes —e.g., Butterfly Monitoring Scheme or BMS project— are useful tools to obtain multi-scale observational data. Large observational data </w:t>
      </w:r>
      <w:proofErr w:type="gramStart"/>
      <w:r w:rsidR="00F56F05" w:rsidRPr="0084756E">
        <w:rPr>
          <w:rFonts w:ascii="Times New Roman" w:hAnsi="Times New Roman" w:cs="Times New Roman"/>
        </w:rPr>
        <w:t>enable</w:t>
      </w:r>
      <w:proofErr w:type="gramEnd"/>
      <w:r w:rsidR="00F56F05" w:rsidRPr="0084756E">
        <w:rPr>
          <w:rFonts w:ascii="Times New Roman" w:hAnsi="Times New Roman" w:cs="Times New Roman"/>
        </w:rPr>
        <w:t xml:space="preserve"> </w:t>
      </w:r>
      <w:r w:rsidR="00202E2D" w:rsidRPr="0084756E">
        <w:rPr>
          <w:rFonts w:ascii="Times New Roman" w:hAnsi="Times New Roman" w:cs="Times New Roman"/>
        </w:rPr>
        <w:t>va</w:t>
      </w:r>
      <w:r w:rsidR="003D309C" w:rsidRPr="0084756E">
        <w:rPr>
          <w:rFonts w:ascii="Times New Roman" w:hAnsi="Times New Roman" w:cs="Times New Roman"/>
        </w:rPr>
        <w:t>lidation of</w:t>
      </w:r>
      <w:r w:rsidR="00F56F05" w:rsidRPr="0084756E">
        <w:rPr>
          <w:rFonts w:ascii="Times New Roman" w:hAnsi="Times New Roman" w:cs="Times New Roman"/>
        </w:rPr>
        <w:t xml:space="preserve"> model </w:t>
      </w:r>
      <w:proofErr w:type="spellStart"/>
      <w:r w:rsidR="00F56F05" w:rsidRPr="0084756E">
        <w:rPr>
          <w:rFonts w:ascii="Times New Roman" w:hAnsi="Times New Roman" w:cs="Times New Roman"/>
        </w:rPr>
        <w:t>predic</w:t>
      </w:r>
      <w:proofErr w:type="spellEnd"/>
    </w:p>
    <w:p w14:paraId="723DC6BC" w14:textId="2642C7BA" w:rsidR="002D0696" w:rsidRPr="0084756E" w:rsidRDefault="00F56F05" w:rsidP="000A3D8D">
      <w:pPr>
        <w:pStyle w:val="BodyText"/>
        <w:spacing w:line="480" w:lineRule="auto"/>
        <w:rPr>
          <w:rFonts w:ascii="Times New Roman" w:hAnsi="Times New Roman" w:cs="Times New Roman"/>
        </w:rPr>
      </w:pPr>
      <w:proofErr w:type="spellStart"/>
      <w:r w:rsidRPr="0084756E">
        <w:rPr>
          <w:rFonts w:ascii="Times New Roman" w:hAnsi="Times New Roman" w:cs="Times New Roman"/>
        </w:rPr>
        <w:t>tions</w:t>
      </w:r>
      <w:proofErr w:type="spellEnd"/>
      <w:r w:rsidRPr="0084756E">
        <w:rPr>
          <w:rFonts w:ascii="Times New Roman" w:hAnsi="Times New Roman" w:cs="Times New Roman"/>
        </w:rPr>
        <w:t xml:space="preserve"> </w:t>
      </w:r>
      <w:r w:rsidR="003D309C" w:rsidRPr="0084756E">
        <w:rPr>
          <w:rFonts w:ascii="Times New Roman" w:hAnsi="Times New Roman" w:cs="Times New Roman"/>
        </w:rPr>
        <w:t xml:space="preserve">for </w:t>
      </w:r>
      <w:r w:rsidR="00B12467" w:rsidRPr="0084756E">
        <w:rPr>
          <w:rFonts w:ascii="Times New Roman" w:hAnsi="Times New Roman" w:cs="Times New Roman"/>
        </w:rPr>
        <w:t xml:space="preserve">whole </w:t>
      </w:r>
      <w:r w:rsidRPr="0084756E">
        <w:rPr>
          <w:rFonts w:ascii="Times New Roman" w:hAnsi="Times New Roman" w:cs="Times New Roman"/>
        </w:rPr>
        <w:t xml:space="preserve">phenological </w:t>
      </w:r>
      <w:r w:rsidR="00B12467" w:rsidRPr="0084756E">
        <w:rPr>
          <w:rFonts w:ascii="Times New Roman" w:hAnsi="Times New Roman" w:cs="Times New Roman"/>
        </w:rPr>
        <w:t xml:space="preserve">cycles </w:t>
      </w:r>
      <w:r w:rsidRPr="0084756E">
        <w:rPr>
          <w:rFonts w:ascii="Times New Roman" w:hAnsi="Times New Roman" w:cs="Times New Roman"/>
        </w:rPr>
        <w:t>rather than single events such as first flights</w:t>
      </w:r>
      <w:r w:rsidR="00462148" w:rsidRPr="0084756E">
        <w:rPr>
          <w:rFonts w:ascii="Times New Roman" w:hAnsi="Times New Roman" w:cs="Times New Roman"/>
        </w:rPr>
        <w:t>. Doing so</w:t>
      </w:r>
      <w:r w:rsidRPr="0084756E">
        <w:rPr>
          <w:rFonts w:ascii="Times New Roman" w:hAnsi="Times New Roman" w:cs="Times New Roman"/>
        </w:rPr>
        <w:t xml:space="preserve"> may enhance more realistic representations of true phenological responses within the population</w:t>
      </w:r>
      <w:r w:rsidR="00572A75" w:rsidRPr="0084756E">
        <w:rPr>
          <w:rFonts w:ascii="Times New Roman" w:hAnsi="Times New Roman" w:cs="Times New Roman"/>
        </w:rPr>
        <w:t xml:space="preserve"> </w:t>
      </w:r>
      <w:r w:rsidR="00572A75" w:rsidRPr="0084756E">
        <w:rPr>
          <w:rFonts w:ascii="Times New Roman" w:hAnsi="Times New Roman" w:cs="Times New Roman"/>
        </w:rPr>
        <w:lastRenderedPageBreak/>
        <w:fldChar w:fldCharType="begin"/>
      </w:r>
      <w:r w:rsidR="00572A75" w:rsidRPr="0084756E">
        <w:rPr>
          <w:rFonts w:ascii="Times New Roman" w:hAnsi="Times New Roman" w:cs="Times New Roman"/>
        </w:rPr>
        <w:instrText xml:space="preserve"> ADDIN ZOTERO_ITEM CSL_CITATION {"citationID":"I2JkMB0K","properties":{"formattedCitation":"(Inouye et al. 2019)","plainCitation":"(Inouye et al. 2019)","noteIndex":0},"citationItems":[{"id":5026,"uris":["http://zotero.org/users/8911623/items/YKIXX6MR"],"itemData":{"id":5026,"type":"article-journal","abstract":"Measures of the seasonal timing of biological events are key to addressing questions about how phenology evolves, modifies species interactions, and mediates biological responses to climate change. Phenology is often characterized in terms of discrete events, such as a date of first flowering or arrival of first migrants. We discuss how phenological events that are typically measured at the population or species level arise from distributions of phenological events across seasons, and from norms of reaction of these phenological events across environments. We argue that individual variation in phenological distributions and reaction norms has important implications for how we should collect, analyze, and interpret phenological information. Regarding phenology as a reaction norm rather than one year's specific values implies that selection acts on the phenologies that an individual expresses over its lifetime. To understand how climate change is likely to influence phenology, we need to consider not only plastic responses along the reaction norm but changes in the reaction norm itself. We show that when individuals vary in their reaction norms, correlations between reaction norm elevation and slope make first events particularly poor estimators of population sensitivity to climate change, and variation in slopes can obscure the pattern of selection on phenology. We also show that knowing the shape of the distribution of phenological events across the season is important for predicting biologically important phenological mismatches with climate change. Last, because phenological events are parts of a continuous developmental process, we suggest that the approach of measuring phenology by recording developmental stages of individuals in a population at a single point in time should be used more widely. We conclude that failure to account for phenological distributions and reaction norms may lead to overinterpretation of metrics based on single events, such as commonly recorded first event dates, and may confound meta-analyses that use a range of metrics. Rather than prescribing a single universal approach to studying phenology, we point out limitations of inferences based on single metrics and encourage work that considers the multivariate nature of phenology and more tightly links data collection and analyses with biological hypotheses. © 2019 by the Ecological Society of America","archive":"Scopus","container-title":"Ecological Monographs","DOI":"10.1002/ecm.1352","ISSN":"0012-9615","issue":"2","language":"English","source":"Scopus","title":"Phenology as a process rather than an event: from individual reaction norms to community metrics","title-short":"Phenology as a process rather than an event","volume":"89","author":[{"family":"Inouye","given":"B.D."},{"family":"Ehrlén","given":"J."},{"family":"Underwood","given":"N."}],"issued":{"date-parts":[["2019"]]},"citation-key":"inouye2019"}}],"schema":"https://github.com/citation-style-language/schema/raw/master/csl-citation.json"} </w:instrText>
      </w:r>
      <w:r w:rsidR="00572A75" w:rsidRPr="0084756E">
        <w:rPr>
          <w:rFonts w:ascii="Times New Roman" w:hAnsi="Times New Roman" w:cs="Times New Roman"/>
        </w:rPr>
        <w:fldChar w:fldCharType="separate"/>
      </w:r>
      <w:r w:rsidR="00572A75" w:rsidRPr="0084756E">
        <w:rPr>
          <w:rFonts w:ascii="Times New Roman" w:hAnsi="Times New Roman" w:cs="Times New Roman"/>
        </w:rPr>
        <w:t>(Inouye et al. 2019)</w:t>
      </w:r>
      <w:r w:rsidR="00572A75" w:rsidRPr="0084756E">
        <w:rPr>
          <w:rFonts w:ascii="Times New Roman" w:hAnsi="Times New Roman" w:cs="Times New Roman"/>
        </w:rPr>
        <w:fldChar w:fldCharType="end"/>
      </w:r>
      <w:r w:rsidRPr="0084756E">
        <w:rPr>
          <w:rFonts w:ascii="Times New Roman" w:hAnsi="Times New Roman" w:cs="Times New Roman"/>
        </w:rPr>
        <w:t xml:space="preserve">. Second, the development of easy-to-use tools for applied purposes with real-time forecasts such as the above-mentioned DDRP </w:t>
      </w:r>
      <w:r w:rsidR="009C1324" w:rsidRPr="0084756E">
        <w:rPr>
          <w:rFonts w:ascii="Times New Roman" w:hAnsi="Times New Roman" w:cs="Times New Roman"/>
        </w:rPr>
        <w:fldChar w:fldCharType="begin"/>
      </w:r>
      <w:r w:rsidR="009C1324" w:rsidRPr="0084756E">
        <w:rPr>
          <w:rFonts w:ascii="Times New Roman" w:hAnsi="Times New Roman" w:cs="Times New Roman"/>
        </w:rPr>
        <w:instrText xml:space="preserve"> ADDIN ZOTERO_ITEM CSL_CITATION {"citationID":"9ajylQWT","properties":{"formattedCitation":"(Barker et al. 2020)","plainCitation":"(Barker et al. 2020)","noteIndex":0},"citationItems":[{"id":100,"uris":["http://zotero.org/users/8911623/items/XT7VFZ7K"],"itemData":{"id":100,"type":"article-journal","abstract":"Rapidly detecting and responding to new invasive species and the spread of those that are already established is essential for reducing their potential threat to food production, the economy, and the environment. We describe a new spatial modeling platform that integrates mapping of phenology and climatic suitability in real-time to provide timely and comprehensive guidance for stakeholders needing to know both where and when invasive insect species could potentially invade the conterminous United States. The Degree-Days, Risk, and Phenological event mapping (DDRP) platform serves as an open-source and relatively easy-to-parameterize decision support tool to help detect new invasive threats, schedule monitoring and management actions, optimize biological control, and predict potential impacts on agricultural production. DDRP uses a process-based modeling approach in which degree-days and temperature stress are calculated daily and accumulate over time to model phenology and climatic suitability, respectively. Outputs include predictions of the number of completed generations, life stages present, dates of phenological events, and climatically suitable areas based on two levels of climate stress. Species parameter values can be derived from laboratory and field studies or estimated through an additional modeling step. DDRP is written entirely in R, making it flexible and extensible, and capitalizes on multiple R packages to generate gridded and graphical outputs. We illustrate the DDRP modeling platform and the process of model parameterization using two invasive insect species as example threats to United States agriculture: the light brown apple moth, Epiphyas postvittana, and the small tomato borer, Neoleucinodes elegantalis. We then discuss example applications of DDRP as a decision support tool, review its potential limitations and sources of model error, and outline some ideas for future improvements to the platform.","container-title":"PLoS ONE","DOI":"10.1371/journal.pone.0244005","ISSN":"1932-6203","issue":"12","journalAbbreviation":"PLoS One","note":"PMID: 33382722\nPMCID: PMC7775054","page":"e0244005","source":"PubMed Central","title":"DDRP: Real-time phenology and climatic suitability modeling of invasive insects","title-short":"DDRP","volume":"15","author":[{"family":"Barker","given":"Brittany S."},{"family":"Coop","given":"Leonard"},{"family":"Wepprich","given":"Tyson"},{"family":"Grevstad","given":"Fritzi"},{"family":"Cook","given":"Gericke"}],"issued":{"date-parts":[["2020",12,31]]},"citation-key":"barkerDDRPRealtimePhenology2020"}}],"schema":"https://github.com/citation-style-language/schema/raw/master/csl-citation.json"} </w:instrText>
      </w:r>
      <w:r w:rsidR="009C1324" w:rsidRPr="0084756E">
        <w:rPr>
          <w:rFonts w:ascii="Times New Roman" w:hAnsi="Times New Roman" w:cs="Times New Roman"/>
        </w:rPr>
        <w:fldChar w:fldCharType="separate"/>
      </w:r>
      <w:r w:rsidR="009C1324" w:rsidRPr="0084756E">
        <w:rPr>
          <w:rFonts w:ascii="Times New Roman" w:hAnsi="Times New Roman" w:cs="Times New Roman"/>
        </w:rPr>
        <w:t>(Barker et al. 2020)</w:t>
      </w:r>
      <w:r w:rsidR="009C1324" w:rsidRPr="0084756E">
        <w:rPr>
          <w:rFonts w:ascii="Times New Roman" w:hAnsi="Times New Roman" w:cs="Times New Roman"/>
        </w:rPr>
        <w:fldChar w:fldCharType="end"/>
      </w:r>
      <w:r w:rsidRPr="0084756E">
        <w:rPr>
          <w:rFonts w:ascii="Times New Roman" w:hAnsi="Times New Roman" w:cs="Times New Roman"/>
        </w:rPr>
        <w:t xml:space="preserve"> and the US National Phenology Network </w:t>
      </w:r>
      <w:r w:rsidR="009C1324" w:rsidRPr="0084756E">
        <w:rPr>
          <w:rFonts w:ascii="Times New Roman" w:hAnsi="Times New Roman" w:cs="Times New Roman"/>
        </w:rPr>
        <w:fldChar w:fldCharType="begin"/>
      </w:r>
      <w:r w:rsidR="009C1324" w:rsidRPr="0084756E">
        <w:rPr>
          <w:rFonts w:ascii="Times New Roman" w:hAnsi="Times New Roman" w:cs="Times New Roman"/>
        </w:rPr>
        <w:instrText xml:space="preserve"> ADDIN ZOTERO_ITEM CSL_CITATION {"citationID":"K6mteuTs","properties":{"formattedCitation":"(Crimmins 2021)","plainCitation":"(Crimmins 2021)","noteIndex":0},"citationItems":[{"id":5411,"uris":["http://zotero.org/users/8911623/items/NDLQFWJK"],"itemData":{"id":5411,"type":"article-journal","container-title":"The Bulletin of the Ecological Society of America","DOI":"10.1002/bes2.1802","ISSN":"2327-6096","issue":"1","language":"en","note":"_eprint: https://onlinelibrary.wiley.com/doi/pdf/10.1002/bes2.1802","page":"e01802","source":"Wiley Online Library","title":"The USA National Phenology Network: Big Idea, Productivity, and Potential—and Now, at Big Risk","title-short":"The USA National Phenology Network","volume":"102","author":[{"family":"Crimmins","given":"Theresa M."}],"issued":{"date-parts":[["2021"]]},"citation-key":"crimmins2021"}}],"schema":"https://github.com/citation-style-language/schema/raw/master/csl-citation.json"} </w:instrText>
      </w:r>
      <w:r w:rsidR="009C1324" w:rsidRPr="0084756E">
        <w:rPr>
          <w:rFonts w:ascii="Times New Roman" w:hAnsi="Times New Roman" w:cs="Times New Roman"/>
        </w:rPr>
        <w:fldChar w:fldCharType="separate"/>
      </w:r>
      <w:r w:rsidR="009C1324" w:rsidRPr="0084756E">
        <w:rPr>
          <w:rFonts w:ascii="Times New Roman" w:hAnsi="Times New Roman" w:cs="Times New Roman"/>
        </w:rPr>
        <w:t>(Crimmins 2021)</w:t>
      </w:r>
      <w:r w:rsidR="009C1324" w:rsidRPr="0084756E">
        <w:rPr>
          <w:rFonts w:ascii="Times New Roman" w:hAnsi="Times New Roman" w:cs="Times New Roman"/>
        </w:rPr>
        <w:fldChar w:fldCharType="end"/>
      </w:r>
      <w:r w:rsidR="009C1324" w:rsidRPr="0084756E">
        <w:rPr>
          <w:rFonts w:ascii="Times New Roman" w:hAnsi="Times New Roman" w:cs="Times New Roman"/>
        </w:rPr>
        <w:t xml:space="preserve"> —although lacking for other global regions— </w:t>
      </w:r>
      <w:r w:rsidRPr="0084756E">
        <w:rPr>
          <w:rFonts w:ascii="Times New Roman" w:hAnsi="Times New Roman" w:cs="Times New Roman"/>
        </w:rPr>
        <w:t xml:space="preserve">can facilitate producers to continuously submit data on pest outbreaks and emergence patterns that may refine the models with field validation. </w:t>
      </w:r>
    </w:p>
    <w:p w14:paraId="7674DA97" w14:textId="01E2CA14" w:rsidR="00572A75" w:rsidRPr="0084756E" w:rsidRDefault="00F56F05" w:rsidP="000A3D8D">
      <w:pPr>
        <w:pStyle w:val="BodyText"/>
        <w:spacing w:line="480" w:lineRule="auto"/>
        <w:rPr>
          <w:rFonts w:ascii="Times New Roman" w:hAnsi="Times New Roman" w:cs="Times New Roman"/>
        </w:rPr>
      </w:pPr>
      <w:r w:rsidRPr="0084756E">
        <w:rPr>
          <w:rFonts w:ascii="Times New Roman" w:hAnsi="Times New Roman" w:cs="Times New Roman"/>
        </w:rPr>
        <w:t xml:space="preserve">Future works integrating insights from diverse ecological perspectives, such as thermal ecology, interaction strength, ecological networks, pest science, open-software development and mathematics may improve forecasts to gain </w:t>
      </w:r>
      <w:r w:rsidR="00146F17" w:rsidRPr="0084756E">
        <w:rPr>
          <w:rFonts w:ascii="Times New Roman" w:hAnsi="Times New Roman" w:cs="Times New Roman"/>
        </w:rPr>
        <w:t xml:space="preserve">deeper understanding </w:t>
      </w:r>
      <w:r w:rsidRPr="0084756E">
        <w:rPr>
          <w:rFonts w:ascii="Times New Roman" w:hAnsi="Times New Roman" w:cs="Times New Roman"/>
        </w:rPr>
        <w:t xml:space="preserve">on phenological responses under warming and their implications for different research fields. </w:t>
      </w:r>
      <w:r w:rsidR="002D0696" w:rsidRPr="0084756E">
        <w:rPr>
          <w:rFonts w:ascii="Times New Roman" w:hAnsi="Times New Roman" w:cs="Times New Roman"/>
        </w:rPr>
        <w:t xml:space="preserve">It is not clear which of these avenues enhances model predictions more while requiring a relatively low effort as there is a lack of research comparing approaches. An interesting research venue could </w:t>
      </w:r>
      <w:r w:rsidR="00677653" w:rsidRPr="0084756E">
        <w:rPr>
          <w:rFonts w:ascii="Times New Roman" w:hAnsi="Times New Roman" w:cs="Times New Roman"/>
        </w:rPr>
        <w:t xml:space="preserve">test trade-offs </w:t>
      </w:r>
      <w:r w:rsidR="00F25C2F" w:rsidRPr="0084756E">
        <w:rPr>
          <w:rFonts w:ascii="Times New Roman" w:hAnsi="Times New Roman" w:cs="Times New Roman"/>
        </w:rPr>
        <w:t xml:space="preserve">between </w:t>
      </w:r>
      <w:r w:rsidR="002D0696" w:rsidRPr="0084756E">
        <w:rPr>
          <w:rFonts w:ascii="Times New Roman" w:hAnsi="Times New Roman" w:cs="Times New Roman"/>
        </w:rPr>
        <w:t xml:space="preserve">model realism and accuracy. This could be helpful for researchers interested in pest forecasting to better allocate limited resources. </w:t>
      </w:r>
    </w:p>
    <w:p w14:paraId="4E661F64" w14:textId="4BD3C72B" w:rsidR="002D0696" w:rsidRPr="0084756E" w:rsidRDefault="002D0696" w:rsidP="000A3D8D">
      <w:pPr>
        <w:pStyle w:val="BodyText"/>
        <w:spacing w:line="480" w:lineRule="auto"/>
        <w:rPr>
          <w:rFonts w:ascii="Times New Roman" w:hAnsi="Times New Roman" w:cs="Times New Roman"/>
        </w:rPr>
      </w:pPr>
      <w:r w:rsidRPr="0084756E">
        <w:rPr>
          <w:rFonts w:ascii="Times New Roman" w:hAnsi="Times New Roman" w:cs="Times New Roman"/>
        </w:rPr>
        <w:t>Our illustrative results encourage the use of published parameters, developmental, and observational data to make spatial-temporal forecasts that, even relying on disparate sources of data —i.e., coming from different authors, years, and locations— can generate reasonably accurate predictions (see Figure 2). Furthermore, this integration at the forecasting praxis may have its reflection into theoretical advances at understanding ecological systems</w:t>
      </w:r>
      <w:r w:rsidR="009C1324" w:rsidRPr="0084756E">
        <w:rPr>
          <w:rFonts w:ascii="Times New Roman" w:hAnsi="Times New Roman" w:cs="Times New Roman"/>
        </w:rPr>
        <w:t xml:space="preserve"> </w:t>
      </w:r>
      <w:r w:rsidR="009C1324" w:rsidRPr="0084756E">
        <w:rPr>
          <w:rFonts w:ascii="Times New Roman" w:hAnsi="Times New Roman" w:cs="Times New Roman"/>
        </w:rPr>
        <w:fldChar w:fldCharType="begin"/>
      </w:r>
      <w:r w:rsidR="009C1324" w:rsidRPr="0084756E">
        <w:rPr>
          <w:rFonts w:ascii="Times New Roman" w:hAnsi="Times New Roman" w:cs="Times New Roman"/>
        </w:rPr>
        <w:instrText xml:space="preserve"> ADDIN ZOTERO_ITEM CSL_CITATION {"citationID":"9KJ9246B","properties":{"formattedCitation":"(Lewis et al. 2022)","plainCitation":"(Lewis et al. 2022)","noteIndex":0},"citationItems":[{"id":4605,"uris":["http://zotero.org/users/8911623/items/TJEVC7ER"],"itemData":{"id":4605,"type":"article-journal","abstract":"Ecological forecasting provides a powerful set of methods for predicting short- and long-term change in living systems. Forecasts are now widely produced, enabling proactive management for many applied ecological problems. However, despite numerous calls for an increased emphasis on prediction in ecology, the potential for forecasting to accelerate ecological theory development remains underrealized. Here, we provide a conceptual framework describing how ecological forecasts can energize and advance ecological theory. We emphasize the many opportunities for future progress in this area through increased forecast development, comparison and synthesis. Our framework describes how a forecasting approach can shed new light on existing ecological theories while also allowing researchers to address novel questions. Through rigorous and repeated testing of hypotheses, forecasting can help to refine theories and understand their generality across systems. Meanwhile, synthesizing across forecasts allows for the development of novel theory about the relative predictability of ecological variables across forecast horizons and scales. We envision a future where forecasting is integrated as part of the toolset used in fundamental ecology. By outlining the relevance of forecasting methods to ecological theory, we aim to decrease barriers to entry and broaden the community of researchers using forecasting for fundamental ecological insight.","container-title":"Methods in Ecology and Evolution","DOI":"10.1111/2041-210X.13955","ISSN":"2041-210X","issue":"n/a","language":"en","note":"_eprint: https://onlinelibrary.wiley.com/doi/pdf/10.1111/2041-210X.13955","source":"Wiley Online Library","title":"The power of forecasts to advance ecological theory","URL":"https://onlinelibrary.wiley.com/doi/abs/10.1111/2041-210X.13955","volume":"00","author":[{"family":"Lewis","given":"Abigail S. L."},{"family":"Rollinson","given":"Christine R."},{"family":"Allyn","given":"Andrew J."},{"family":"Ashander","given":"Jaime"},{"family":"Brodie","given":"Stephanie"},{"family":"Brookson","given":"Cole B."},{"family":"Collins","given":"Elyssa"},{"family":"Dietze","given":"Michael C."},{"family":"Gallinat","given":"Amanda S."},{"family":"Juvigny-Khenafou","given":"Noel"},{"family":"Koren","given":"Gerbrand"},{"family":"McGlinn","given":"Daniel J."},{"family":"Moustahfid","given":"Hassan"},{"family":"Peters","given":"Jody A."},{"family":"Record","given":"Nicholas R."},{"family":"Robbins","given":"Caleb J."},{"family":"Tonkin","given":"Jonathan"},{"family":"Wardle","given":"Glenda M."}],"accessed":{"date-parts":[["2023",2,17]]},"issued":{"date-parts":[["2022"]]},"citation-key":"lewis2022a"}}],"schema":"https://github.com/citation-style-language/schema/raw/master/csl-citation.json"} </w:instrText>
      </w:r>
      <w:r w:rsidR="009C1324" w:rsidRPr="0084756E">
        <w:rPr>
          <w:rFonts w:ascii="Times New Roman" w:hAnsi="Times New Roman" w:cs="Times New Roman"/>
        </w:rPr>
        <w:fldChar w:fldCharType="separate"/>
      </w:r>
      <w:r w:rsidR="009C1324" w:rsidRPr="0084756E">
        <w:rPr>
          <w:rFonts w:ascii="Times New Roman" w:hAnsi="Times New Roman" w:cs="Times New Roman"/>
        </w:rPr>
        <w:t>(Lewis et al. 2022)</w:t>
      </w:r>
      <w:r w:rsidR="009C1324" w:rsidRPr="0084756E">
        <w:rPr>
          <w:rFonts w:ascii="Times New Roman" w:hAnsi="Times New Roman" w:cs="Times New Roman"/>
        </w:rPr>
        <w:fldChar w:fldCharType="end"/>
      </w:r>
      <w:r w:rsidRPr="0084756E">
        <w:rPr>
          <w:rFonts w:ascii="Times New Roman" w:hAnsi="Times New Roman" w:cs="Times New Roman"/>
        </w:rPr>
        <w:t>.</w:t>
      </w:r>
    </w:p>
    <w:p w14:paraId="6E992438" w14:textId="77777777" w:rsidR="00E656E5" w:rsidRPr="0084756E" w:rsidRDefault="00E656E5" w:rsidP="000A3D8D">
      <w:pPr>
        <w:pStyle w:val="Heading2"/>
        <w:rPr>
          <w:rFonts w:ascii="Times New Roman" w:hAnsi="Times New Roman" w:cs="Times New Roman"/>
          <w:sz w:val="24"/>
          <w:szCs w:val="24"/>
        </w:rPr>
      </w:pPr>
      <w:bookmarkStart w:id="14" w:name="_Toc141463412"/>
      <w:bookmarkStart w:id="15" w:name="acknowledgments"/>
      <w:bookmarkEnd w:id="13"/>
      <w:r w:rsidRPr="0084756E">
        <w:rPr>
          <w:rFonts w:ascii="Times New Roman" w:hAnsi="Times New Roman" w:cs="Times New Roman"/>
          <w:sz w:val="24"/>
          <w:szCs w:val="24"/>
        </w:rPr>
        <w:t>Acknowledgments</w:t>
      </w:r>
      <w:bookmarkEnd w:id="14"/>
    </w:p>
    <w:p w14:paraId="040F5A94" w14:textId="1B0399AC" w:rsidR="00E656E5" w:rsidRPr="0084756E" w:rsidRDefault="009E439B" w:rsidP="000A3D8D">
      <w:pPr>
        <w:pStyle w:val="FirstParagraph"/>
        <w:spacing w:line="480" w:lineRule="auto"/>
        <w:rPr>
          <w:rFonts w:ascii="Times New Roman" w:hAnsi="Times New Roman" w:cs="Times New Roman"/>
        </w:rPr>
      </w:pPr>
      <w:r w:rsidRPr="0084756E">
        <w:rPr>
          <w:rFonts w:ascii="Times New Roman" w:hAnsi="Times New Roman" w:cs="Times New Roman"/>
        </w:rPr>
        <w:t>D.S.-S.M</w:t>
      </w:r>
      <w:r w:rsidR="002C7A44" w:rsidRPr="0084756E">
        <w:rPr>
          <w:rFonts w:ascii="Times New Roman" w:hAnsi="Times New Roman" w:cs="Times New Roman"/>
        </w:rPr>
        <w:t>.</w:t>
      </w:r>
      <w:r w:rsidRPr="0084756E">
        <w:rPr>
          <w:rFonts w:ascii="Times New Roman" w:hAnsi="Times New Roman" w:cs="Times New Roman"/>
        </w:rPr>
        <w:t xml:space="preserve"> acknowledges funding by the Spanish Ministry of Universities</w:t>
      </w:r>
      <w:r w:rsidR="00E656E5" w:rsidRPr="0084756E">
        <w:rPr>
          <w:rFonts w:ascii="Times New Roman" w:hAnsi="Times New Roman" w:cs="Times New Roman"/>
        </w:rPr>
        <w:t xml:space="preserve"> (</w:t>
      </w:r>
      <w:r w:rsidRPr="0084756E">
        <w:rPr>
          <w:rFonts w:ascii="Times New Roman" w:hAnsi="Times New Roman" w:cs="Times New Roman"/>
        </w:rPr>
        <w:t xml:space="preserve">grant no. </w:t>
      </w:r>
      <w:r w:rsidR="00E656E5" w:rsidRPr="0084756E">
        <w:rPr>
          <w:rFonts w:ascii="Times New Roman" w:hAnsi="Times New Roman" w:cs="Times New Roman"/>
        </w:rPr>
        <w:t>FPU20/05528</w:t>
      </w:r>
      <w:r w:rsidRPr="0084756E">
        <w:rPr>
          <w:rFonts w:ascii="Times New Roman" w:hAnsi="Times New Roman" w:cs="Times New Roman"/>
        </w:rPr>
        <w:t xml:space="preserve"> to D.S.-S.M.</w:t>
      </w:r>
      <w:r w:rsidR="00E656E5" w:rsidRPr="0084756E">
        <w:rPr>
          <w:rFonts w:ascii="Times New Roman" w:hAnsi="Times New Roman" w:cs="Times New Roman"/>
        </w:rPr>
        <w:t>).</w:t>
      </w:r>
      <w:r w:rsidR="00E86306" w:rsidRPr="0084756E">
        <w:rPr>
          <w:rFonts w:ascii="Times New Roman" w:hAnsi="Times New Roman" w:cs="Times New Roman"/>
        </w:rPr>
        <w:t xml:space="preserve"> I.M.-C. acknowledges funding by the Spanish Ministry for Science and Innovation (grant no. PID2019-109711RJ-I00 to I.M.-C.), and the </w:t>
      </w:r>
      <w:proofErr w:type="spellStart"/>
      <w:r w:rsidR="00E86306" w:rsidRPr="0084756E">
        <w:rPr>
          <w:rFonts w:ascii="Times New Roman" w:hAnsi="Times New Roman" w:cs="Times New Roman"/>
        </w:rPr>
        <w:t>Comunidad</w:t>
      </w:r>
      <w:proofErr w:type="spellEnd"/>
      <w:r w:rsidR="00E86306" w:rsidRPr="0084756E">
        <w:rPr>
          <w:rFonts w:ascii="Times New Roman" w:hAnsi="Times New Roman" w:cs="Times New Roman"/>
        </w:rPr>
        <w:t xml:space="preserve"> de Madrid </w:t>
      </w:r>
      <w:r w:rsidR="00E86306" w:rsidRPr="0084756E">
        <w:rPr>
          <w:rFonts w:ascii="Times New Roman" w:hAnsi="Times New Roman" w:cs="Times New Roman"/>
        </w:rPr>
        <w:lastRenderedPageBreak/>
        <w:t>and University of Alcalá (grant no. CM/BG/2021-003 to I.M.-C.</w:t>
      </w:r>
      <w:r w:rsidRPr="0084756E">
        <w:rPr>
          <w:rFonts w:ascii="Times New Roman" w:hAnsi="Times New Roman" w:cs="Times New Roman"/>
        </w:rPr>
        <w:t xml:space="preserve">). We thank Constantí Stefanescu for his comments and discussion on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phenology in the Iberian Peninsula that improved the discussion of th</w:t>
      </w:r>
      <w:r w:rsidR="000A3D8D" w:rsidRPr="0084756E">
        <w:rPr>
          <w:rFonts w:ascii="Times New Roman" w:hAnsi="Times New Roman" w:cs="Times New Roman"/>
        </w:rPr>
        <w:t>is</w:t>
      </w:r>
      <w:r w:rsidRPr="0084756E">
        <w:rPr>
          <w:rFonts w:ascii="Times New Roman" w:hAnsi="Times New Roman" w:cs="Times New Roman"/>
        </w:rPr>
        <w:t xml:space="preserve"> case study.</w:t>
      </w:r>
    </w:p>
    <w:p w14:paraId="5C129856" w14:textId="77777777" w:rsidR="00E656E5" w:rsidRPr="0084756E" w:rsidRDefault="00E656E5" w:rsidP="000A3D8D">
      <w:pPr>
        <w:pStyle w:val="Heading2"/>
        <w:rPr>
          <w:rFonts w:ascii="Times New Roman" w:hAnsi="Times New Roman" w:cs="Times New Roman"/>
          <w:sz w:val="24"/>
          <w:szCs w:val="24"/>
        </w:rPr>
      </w:pPr>
      <w:bookmarkStart w:id="16" w:name="_Toc141463413"/>
      <w:bookmarkStart w:id="17" w:name="author-contributions"/>
      <w:bookmarkEnd w:id="15"/>
      <w:r w:rsidRPr="0084756E">
        <w:rPr>
          <w:rFonts w:ascii="Times New Roman" w:hAnsi="Times New Roman" w:cs="Times New Roman"/>
          <w:sz w:val="24"/>
          <w:szCs w:val="24"/>
        </w:rPr>
        <w:t>Author Contributions</w:t>
      </w:r>
      <w:bookmarkEnd w:id="16"/>
    </w:p>
    <w:p w14:paraId="506AFA67" w14:textId="6569770E" w:rsidR="00E656E5" w:rsidRPr="0084756E" w:rsidRDefault="002C7A44" w:rsidP="000A3D8D">
      <w:pPr>
        <w:pStyle w:val="FirstParagraph"/>
        <w:spacing w:line="480" w:lineRule="auto"/>
        <w:rPr>
          <w:rFonts w:ascii="Times New Roman" w:hAnsi="Times New Roman" w:cs="Times New Roman"/>
        </w:rPr>
      </w:pPr>
      <w:r w:rsidRPr="0084756E">
        <w:rPr>
          <w:rFonts w:ascii="Times New Roman" w:hAnsi="Times New Roman" w:cs="Times New Roman"/>
        </w:rPr>
        <w:t xml:space="preserve">D.S.-S.M. </w:t>
      </w:r>
      <w:r w:rsidR="00AA3922" w:rsidRPr="0084756E">
        <w:rPr>
          <w:rFonts w:ascii="Times New Roman" w:hAnsi="Times New Roman" w:cs="Times New Roman"/>
        </w:rPr>
        <w:t xml:space="preserve">and I.M.-C. conceived </w:t>
      </w:r>
      <w:r w:rsidR="005D72DE" w:rsidRPr="0084756E">
        <w:rPr>
          <w:rFonts w:ascii="Times New Roman" w:hAnsi="Times New Roman" w:cs="Times New Roman"/>
        </w:rPr>
        <w:t xml:space="preserve">and conceptualized </w:t>
      </w:r>
      <w:r w:rsidR="00AA3922" w:rsidRPr="0084756E">
        <w:rPr>
          <w:rFonts w:ascii="Times New Roman" w:hAnsi="Times New Roman" w:cs="Times New Roman"/>
        </w:rPr>
        <w:t>the idea</w:t>
      </w:r>
      <w:r w:rsidR="001950F4" w:rsidRPr="0084756E">
        <w:rPr>
          <w:rFonts w:ascii="Times New Roman" w:hAnsi="Times New Roman" w:cs="Times New Roman"/>
        </w:rPr>
        <w:t xml:space="preserve">, D.S.-S.M. </w:t>
      </w:r>
      <w:r w:rsidR="00406AC7" w:rsidRPr="0084756E">
        <w:rPr>
          <w:rFonts w:ascii="Times New Roman" w:hAnsi="Times New Roman" w:cs="Times New Roman"/>
        </w:rPr>
        <w:t xml:space="preserve">developed the </w:t>
      </w:r>
      <w:r w:rsidR="00E656E5" w:rsidRPr="0084756E">
        <w:rPr>
          <w:rFonts w:ascii="Times New Roman" w:hAnsi="Times New Roman" w:cs="Times New Roman"/>
        </w:rPr>
        <w:t xml:space="preserve">idea </w:t>
      </w:r>
      <w:r w:rsidR="00406AC7" w:rsidRPr="0084756E">
        <w:rPr>
          <w:rFonts w:ascii="Times New Roman" w:hAnsi="Times New Roman" w:cs="Times New Roman"/>
        </w:rPr>
        <w:t>fur</w:t>
      </w:r>
      <w:r w:rsidR="005D72DE" w:rsidRPr="0084756E">
        <w:rPr>
          <w:rFonts w:ascii="Times New Roman" w:hAnsi="Times New Roman" w:cs="Times New Roman"/>
        </w:rPr>
        <w:t>ther</w:t>
      </w:r>
      <w:r w:rsidR="00E656E5" w:rsidRPr="0084756E">
        <w:rPr>
          <w:rFonts w:ascii="Times New Roman" w:hAnsi="Times New Roman" w:cs="Times New Roman"/>
        </w:rPr>
        <w:t>,</w:t>
      </w:r>
      <w:r w:rsidR="005D72DE" w:rsidRPr="0084756E">
        <w:rPr>
          <w:rFonts w:ascii="Times New Roman" w:hAnsi="Times New Roman" w:cs="Times New Roman"/>
        </w:rPr>
        <w:t xml:space="preserve"> </w:t>
      </w:r>
      <w:r w:rsidR="001001BE" w:rsidRPr="0084756E">
        <w:rPr>
          <w:rFonts w:ascii="Times New Roman" w:hAnsi="Times New Roman" w:cs="Times New Roman"/>
        </w:rPr>
        <w:t>reviewed the</w:t>
      </w:r>
      <w:r w:rsidR="005D72DE" w:rsidRPr="0084756E">
        <w:rPr>
          <w:rFonts w:ascii="Times New Roman" w:hAnsi="Times New Roman" w:cs="Times New Roman"/>
        </w:rPr>
        <w:t xml:space="preserve"> </w:t>
      </w:r>
      <w:r w:rsidR="00E656E5" w:rsidRPr="0084756E">
        <w:rPr>
          <w:rFonts w:ascii="Times New Roman" w:hAnsi="Times New Roman" w:cs="Times New Roman"/>
        </w:rPr>
        <w:t xml:space="preserve">literature, </w:t>
      </w:r>
      <w:r w:rsidR="001001BE" w:rsidRPr="0084756E">
        <w:rPr>
          <w:rFonts w:ascii="Times New Roman" w:hAnsi="Times New Roman" w:cs="Times New Roman"/>
        </w:rPr>
        <w:t xml:space="preserve">conducted </w:t>
      </w:r>
      <w:r w:rsidR="00E656E5" w:rsidRPr="0084756E">
        <w:rPr>
          <w:rFonts w:ascii="Times New Roman" w:hAnsi="Times New Roman" w:cs="Times New Roman"/>
        </w:rPr>
        <w:t>data analysis and visualization</w:t>
      </w:r>
      <w:r w:rsidR="002271F7" w:rsidRPr="0084756E">
        <w:rPr>
          <w:rFonts w:ascii="Times New Roman" w:hAnsi="Times New Roman" w:cs="Times New Roman"/>
        </w:rPr>
        <w:t>, and wrote a first version of the m</w:t>
      </w:r>
      <w:r w:rsidR="001F3D69" w:rsidRPr="0084756E">
        <w:rPr>
          <w:rFonts w:ascii="Times New Roman" w:hAnsi="Times New Roman" w:cs="Times New Roman"/>
        </w:rPr>
        <w:t>anuscript</w:t>
      </w:r>
      <w:r w:rsidR="002271F7" w:rsidRPr="0084756E">
        <w:rPr>
          <w:rFonts w:ascii="Times New Roman" w:hAnsi="Times New Roman" w:cs="Times New Roman"/>
        </w:rPr>
        <w:t xml:space="preserve">. </w:t>
      </w:r>
      <w:r w:rsidRPr="0084756E">
        <w:rPr>
          <w:rFonts w:ascii="Times New Roman" w:hAnsi="Times New Roman" w:cs="Times New Roman"/>
        </w:rPr>
        <w:t>D.S.-S.M.</w:t>
      </w:r>
      <w:r w:rsidR="002271F7" w:rsidRPr="0084756E">
        <w:rPr>
          <w:rFonts w:ascii="Times New Roman" w:hAnsi="Times New Roman" w:cs="Times New Roman"/>
        </w:rPr>
        <w:t xml:space="preserve"> </w:t>
      </w:r>
      <w:r w:rsidR="00E656E5" w:rsidRPr="0084756E">
        <w:rPr>
          <w:rFonts w:ascii="Times New Roman" w:hAnsi="Times New Roman" w:cs="Times New Roman"/>
        </w:rPr>
        <w:t>and I</w:t>
      </w:r>
      <w:r w:rsidR="00A41FF6" w:rsidRPr="0084756E">
        <w:rPr>
          <w:rFonts w:ascii="Times New Roman" w:hAnsi="Times New Roman" w:cs="Times New Roman"/>
        </w:rPr>
        <w:t>.</w:t>
      </w:r>
      <w:r w:rsidR="00E656E5" w:rsidRPr="0084756E">
        <w:rPr>
          <w:rFonts w:ascii="Times New Roman" w:hAnsi="Times New Roman" w:cs="Times New Roman"/>
        </w:rPr>
        <w:t>M</w:t>
      </w:r>
      <w:r w:rsidR="00A41FF6" w:rsidRPr="0084756E">
        <w:rPr>
          <w:rFonts w:ascii="Times New Roman" w:hAnsi="Times New Roman" w:cs="Times New Roman"/>
        </w:rPr>
        <w:t>.-</w:t>
      </w:r>
      <w:r w:rsidR="00E656E5" w:rsidRPr="0084756E">
        <w:rPr>
          <w:rFonts w:ascii="Times New Roman" w:hAnsi="Times New Roman" w:cs="Times New Roman"/>
        </w:rPr>
        <w:t>C</w:t>
      </w:r>
      <w:r w:rsidRPr="0084756E">
        <w:rPr>
          <w:rFonts w:ascii="Times New Roman" w:hAnsi="Times New Roman" w:cs="Times New Roman"/>
        </w:rPr>
        <w:t>.</w:t>
      </w:r>
      <w:r w:rsidR="00E656E5" w:rsidRPr="0084756E">
        <w:rPr>
          <w:rFonts w:ascii="Times New Roman" w:hAnsi="Times New Roman" w:cs="Times New Roman"/>
        </w:rPr>
        <w:t xml:space="preserve"> contributed to scientific discussion</w:t>
      </w:r>
      <w:r w:rsidR="006D7286" w:rsidRPr="0084756E">
        <w:rPr>
          <w:rFonts w:ascii="Times New Roman" w:hAnsi="Times New Roman" w:cs="Times New Roman"/>
        </w:rPr>
        <w:t>, edited</w:t>
      </w:r>
      <w:r w:rsidR="00E656E5" w:rsidRPr="0084756E">
        <w:rPr>
          <w:rFonts w:ascii="Times New Roman" w:hAnsi="Times New Roman" w:cs="Times New Roman"/>
        </w:rPr>
        <w:t xml:space="preserve"> and </w:t>
      </w:r>
      <w:r w:rsidR="00447FC8" w:rsidRPr="0084756E">
        <w:rPr>
          <w:rFonts w:ascii="Times New Roman" w:hAnsi="Times New Roman" w:cs="Times New Roman"/>
        </w:rPr>
        <w:t xml:space="preserve">wrote </w:t>
      </w:r>
      <w:r w:rsidR="00E656E5" w:rsidRPr="0084756E">
        <w:rPr>
          <w:rFonts w:ascii="Times New Roman" w:hAnsi="Times New Roman" w:cs="Times New Roman"/>
        </w:rPr>
        <w:t xml:space="preserve">the </w:t>
      </w:r>
      <w:r w:rsidR="00447FC8" w:rsidRPr="0084756E">
        <w:rPr>
          <w:rFonts w:ascii="Times New Roman" w:hAnsi="Times New Roman" w:cs="Times New Roman"/>
        </w:rPr>
        <w:t xml:space="preserve">final </w:t>
      </w:r>
      <w:r w:rsidR="00E656E5" w:rsidRPr="0084756E">
        <w:rPr>
          <w:rFonts w:ascii="Times New Roman" w:hAnsi="Times New Roman" w:cs="Times New Roman"/>
        </w:rPr>
        <w:t>manuscript</w:t>
      </w:r>
      <w:r w:rsidR="009E439B" w:rsidRPr="0084756E">
        <w:rPr>
          <w:rFonts w:ascii="Times New Roman" w:hAnsi="Times New Roman" w:cs="Times New Roman"/>
        </w:rPr>
        <w:t xml:space="preserve">. </w:t>
      </w:r>
    </w:p>
    <w:p w14:paraId="33150F1F" w14:textId="77777777" w:rsidR="00E656E5" w:rsidRPr="0084756E" w:rsidRDefault="00E656E5" w:rsidP="000A3D8D">
      <w:pPr>
        <w:pStyle w:val="Heading2"/>
        <w:rPr>
          <w:rFonts w:ascii="Times New Roman" w:hAnsi="Times New Roman" w:cs="Times New Roman"/>
          <w:sz w:val="24"/>
          <w:szCs w:val="24"/>
        </w:rPr>
      </w:pPr>
      <w:bookmarkStart w:id="18" w:name="_Toc141463414"/>
      <w:bookmarkStart w:id="19" w:name="conflict-of-interest-statement"/>
      <w:bookmarkEnd w:id="17"/>
      <w:r w:rsidRPr="0084756E">
        <w:rPr>
          <w:rFonts w:ascii="Times New Roman" w:hAnsi="Times New Roman" w:cs="Times New Roman"/>
          <w:sz w:val="24"/>
          <w:szCs w:val="24"/>
        </w:rPr>
        <w:t>Conflict of Interest Statement</w:t>
      </w:r>
      <w:bookmarkEnd w:id="18"/>
    </w:p>
    <w:p w14:paraId="49F1D999" w14:textId="77777777" w:rsidR="00E656E5" w:rsidRPr="0084756E" w:rsidRDefault="00E656E5" w:rsidP="000A3D8D">
      <w:pPr>
        <w:pStyle w:val="FirstParagraph"/>
        <w:spacing w:line="480" w:lineRule="auto"/>
        <w:rPr>
          <w:rFonts w:ascii="Times New Roman" w:hAnsi="Times New Roman" w:cs="Times New Roman"/>
        </w:rPr>
      </w:pPr>
      <w:r w:rsidRPr="0084756E">
        <w:rPr>
          <w:rFonts w:ascii="Times New Roman" w:hAnsi="Times New Roman" w:cs="Times New Roman"/>
        </w:rPr>
        <w:t>The authors declare no conflict of interest.</w:t>
      </w:r>
    </w:p>
    <w:p w14:paraId="5E35AB68" w14:textId="77777777" w:rsidR="00E656E5" w:rsidRPr="0084756E" w:rsidRDefault="00E656E5" w:rsidP="000A3D8D">
      <w:pPr>
        <w:pStyle w:val="Heading2"/>
        <w:rPr>
          <w:rFonts w:ascii="Times New Roman" w:hAnsi="Times New Roman" w:cs="Times New Roman"/>
          <w:sz w:val="24"/>
          <w:szCs w:val="24"/>
        </w:rPr>
      </w:pPr>
      <w:bookmarkStart w:id="20" w:name="_Toc141463415"/>
      <w:bookmarkStart w:id="21" w:name="references"/>
      <w:bookmarkEnd w:id="19"/>
      <w:r w:rsidRPr="0084756E">
        <w:rPr>
          <w:rFonts w:ascii="Times New Roman" w:hAnsi="Times New Roman" w:cs="Times New Roman"/>
          <w:sz w:val="24"/>
          <w:szCs w:val="24"/>
        </w:rPr>
        <w:t>References:</w:t>
      </w:r>
      <w:bookmarkEnd w:id="20"/>
    </w:p>
    <w:bookmarkEnd w:id="21"/>
    <w:p w14:paraId="6459E639" w14:textId="77777777" w:rsidR="005C2EE1" w:rsidRDefault="006074F8" w:rsidP="005C2EE1">
      <w:pPr>
        <w:pStyle w:val="Bibliography"/>
      </w:pPr>
      <w:r w:rsidRPr="0084756E">
        <w:fldChar w:fldCharType="begin"/>
      </w:r>
      <w:r w:rsidRPr="0084756E">
        <w:instrText xml:space="preserve"> ADDIN ZOTERO_BIBL {"uncited":[],"omitted":[],"custom":[]} CSL_BIBLIOGRAPHY </w:instrText>
      </w:r>
      <w:r w:rsidRPr="0084756E">
        <w:fldChar w:fldCharType="separate"/>
      </w:r>
      <w:r w:rsidR="005C2EE1">
        <w:t>Allen, J. C. 1976. A Modified Sine Wave Method for Calculating Degree Days 1. Environmental Entomology 5:388–396.</w:t>
      </w:r>
    </w:p>
    <w:p w14:paraId="67E20CC5" w14:textId="77777777" w:rsidR="005C2EE1" w:rsidRDefault="005C2EE1" w:rsidP="005C2EE1">
      <w:pPr>
        <w:pStyle w:val="Bibliography"/>
      </w:pPr>
      <w:r>
        <w:t>Altermatt, F. 2010. Climatic warming increases voltinism in European butterflies and moths. Proceedings of the Royal Society B: Biological Sciences 277:1281–1287.</w:t>
      </w:r>
    </w:p>
    <w:p w14:paraId="6610C944" w14:textId="77777777" w:rsidR="005C2EE1" w:rsidRDefault="005C2EE1" w:rsidP="005C2EE1">
      <w:pPr>
        <w:pStyle w:val="Bibliography"/>
      </w:pPr>
      <w:r>
        <w:t>Angilletta, M. J. 2006. Estimating and comparing thermal performance curves. Journal of Thermal Biology 31:541–545.</w:t>
      </w:r>
    </w:p>
    <w:p w14:paraId="2D061E87" w14:textId="77777777" w:rsidR="005C2EE1" w:rsidRDefault="005C2EE1" w:rsidP="005C2EE1">
      <w:pPr>
        <w:pStyle w:val="Bibliography"/>
      </w:pPr>
      <w:r>
        <w:t xml:space="preserve">Angilletta, M. J. 2009. Thermal Sensitivity. Page 0 </w:t>
      </w:r>
      <w:r>
        <w:rPr>
          <w:i/>
          <w:iCs/>
        </w:rPr>
        <w:t>in</w:t>
      </w:r>
      <w:r>
        <w:t xml:space="preserve"> M. J. Angilletta Jr., editor. Thermal Adaptation: A Theoretical and Empirical Synthesis. Oxford University Press.</w:t>
      </w:r>
    </w:p>
    <w:p w14:paraId="5ECDFF4D" w14:textId="77777777" w:rsidR="005C2EE1" w:rsidRDefault="005C2EE1" w:rsidP="005C2EE1">
      <w:pPr>
        <w:pStyle w:val="Bibliography"/>
      </w:pPr>
      <w:r>
        <w:t xml:space="preserve">Bale, J. S., G. J. Masters, I. D. Hodkinson, C. Awmack, T. M. </w:t>
      </w:r>
      <w:proofErr w:type="spellStart"/>
      <w:r>
        <w:t>Bezemer</w:t>
      </w:r>
      <w:proofErr w:type="spellEnd"/>
      <w:r>
        <w:t xml:space="preserve">, V. K. Brown, J. Butterfield, A. Buse, J. C. Coulson, J. Farrar, J. E. G. Good, R. Harrington, S. Hartley, T. H. Jones, R. L. Lindroth, M. C. Press, I. </w:t>
      </w:r>
      <w:proofErr w:type="spellStart"/>
      <w:r>
        <w:t>Symrnioudis</w:t>
      </w:r>
      <w:proofErr w:type="spellEnd"/>
      <w:r>
        <w:t xml:space="preserve">, A. D. Watt, and J. B. </w:t>
      </w:r>
      <w:r>
        <w:lastRenderedPageBreak/>
        <w:t>Whittaker. 2002. Herbivory in global climate change research: direct effects of rising temperature on insect herbivores. Global Change Biology 8:1–16.</w:t>
      </w:r>
    </w:p>
    <w:p w14:paraId="1FC81A25" w14:textId="77777777" w:rsidR="005C2EE1" w:rsidRDefault="005C2EE1" w:rsidP="005C2EE1">
      <w:pPr>
        <w:pStyle w:val="Bibliography"/>
      </w:pPr>
      <w:r>
        <w:t xml:space="preserve">Barker, B. S., L. Coop, T. </w:t>
      </w:r>
      <w:proofErr w:type="spellStart"/>
      <w:r>
        <w:t>Wepprich</w:t>
      </w:r>
      <w:proofErr w:type="spellEnd"/>
      <w:r>
        <w:t xml:space="preserve">, F. </w:t>
      </w:r>
      <w:proofErr w:type="spellStart"/>
      <w:r>
        <w:t>Grevstad</w:t>
      </w:r>
      <w:proofErr w:type="spellEnd"/>
      <w:r>
        <w:t xml:space="preserve">, and G. Cook. 2020. DDRP: Real-time phenology and climatic suitability modeling of invasive insects. </w:t>
      </w:r>
      <w:proofErr w:type="spellStart"/>
      <w:r>
        <w:t>PLoS</w:t>
      </w:r>
      <w:proofErr w:type="spellEnd"/>
      <w:r>
        <w:t xml:space="preserve"> ONE </w:t>
      </w:r>
      <w:proofErr w:type="gramStart"/>
      <w:r>
        <w:t>15:e</w:t>
      </w:r>
      <w:proofErr w:type="gramEnd"/>
      <w:r>
        <w:t>0244005.</w:t>
      </w:r>
    </w:p>
    <w:p w14:paraId="5A9FC9DE" w14:textId="77777777" w:rsidR="005C2EE1" w:rsidRDefault="005C2EE1" w:rsidP="005C2EE1">
      <w:pPr>
        <w:pStyle w:val="Bibliography"/>
      </w:pPr>
      <w:proofErr w:type="spellStart"/>
      <w:r>
        <w:t>Bartomeus</w:t>
      </w:r>
      <w:proofErr w:type="spellEnd"/>
      <w:r>
        <w:t>, I., J. S. Ascher, D. Wagner, B. N. Danforth, S. Colla, S. Kornbluth, and R. Winfree. 2011. Climate-associated phenological advances in bee pollinators and bee-pollinated plants. Proceedings of the National Academy of Sciences 108:20645–20649.</w:t>
      </w:r>
    </w:p>
    <w:p w14:paraId="3F102DFA" w14:textId="77777777" w:rsidR="005C2EE1" w:rsidRDefault="005C2EE1" w:rsidP="005C2EE1">
      <w:pPr>
        <w:pStyle w:val="Bibliography"/>
      </w:pPr>
      <w:r>
        <w:t xml:space="preserve">Bezner Kerr, R., T. Hasegawa, R. Lasco, I. Bhatt, D. </w:t>
      </w:r>
      <w:proofErr w:type="spellStart"/>
      <w:r>
        <w:t>Derying</w:t>
      </w:r>
      <w:proofErr w:type="spellEnd"/>
      <w:r>
        <w:t xml:space="preserve">, A. Farrell, H. Gurney-Smith, H. Ju, S. E. Lluch-Cota, F. Meza, G. Nelson, H. Neufeldt, and P. Thornton. 2022. Food, </w:t>
      </w:r>
      <w:proofErr w:type="spellStart"/>
      <w:r>
        <w:t>Fibre</w:t>
      </w:r>
      <w:proofErr w:type="spellEnd"/>
      <w:r>
        <w:t xml:space="preserve">, and Other Ecosystem Products. Pages 713–906 Climate Change 2022: Impacts, Adaptation and Vulnerability. Contribution of Working Group II to the Sixth Assessment Report of the Intergovernmental Panel on Climate Change. Climate Change 2022: Impacts, Adaptation and Vulnerability. Contribution of Working Group II to the Sixth Assessment Report of the Intergovernmental Panel on Climate Change. [H.-O. </w:t>
      </w:r>
      <w:proofErr w:type="spellStart"/>
      <w:r>
        <w:t>Pörtner</w:t>
      </w:r>
      <w:proofErr w:type="spellEnd"/>
      <w:r>
        <w:t xml:space="preserve">, D.C. Roberts, M. Tignor, E.S. </w:t>
      </w:r>
      <w:proofErr w:type="spellStart"/>
      <w:r>
        <w:t>Poloczanska</w:t>
      </w:r>
      <w:proofErr w:type="spellEnd"/>
      <w:r>
        <w:t xml:space="preserve">, K. </w:t>
      </w:r>
      <w:proofErr w:type="spellStart"/>
      <w:r>
        <w:t>Mintenbeck</w:t>
      </w:r>
      <w:proofErr w:type="spellEnd"/>
      <w:r>
        <w:t xml:space="preserve">, A. Alegría, M. Craig, S. Langsdorf, S. </w:t>
      </w:r>
      <w:proofErr w:type="spellStart"/>
      <w:r>
        <w:t>Löschke</w:t>
      </w:r>
      <w:proofErr w:type="spellEnd"/>
      <w:r>
        <w:t xml:space="preserve">, V. Möller, A. </w:t>
      </w:r>
      <w:proofErr w:type="spellStart"/>
      <w:r>
        <w:t>Okem</w:t>
      </w:r>
      <w:proofErr w:type="spellEnd"/>
      <w:r>
        <w:t>, B. Rama (eds.)]. Cambridge University Press, Cambridge, UK and New York, NY, USA, pp. 713–906.</w:t>
      </w:r>
    </w:p>
    <w:p w14:paraId="6AC0B1F9" w14:textId="77777777" w:rsidR="005C2EE1" w:rsidRDefault="005C2EE1" w:rsidP="005C2EE1">
      <w:pPr>
        <w:pStyle w:val="Bibliography"/>
      </w:pPr>
      <w:r>
        <w:t xml:space="preserve">Briscoe, N. J., S. D. Morris, P. D. Mathewson, L. B. Buckley, M. </w:t>
      </w:r>
      <w:proofErr w:type="spellStart"/>
      <w:r>
        <w:t>Jusup</w:t>
      </w:r>
      <w:proofErr w:type="spellEnd"/>
      <w:r>
        <w:t xml:space="preserve">, O. Levy, I. M. D. Maclean, S. </w:t>
      </w:r>
      <w:proofErr w:type="spellStart"/>
      <w:r>
        <w:t>Pincebourde</w:t>
      </w:r>
      <w:proofErr w:type="spellEnd"/>
      <w:r>
        <w:t xml:space="preserve">, E. A. Riddell, J. A. Roberts, R. Schouten, M. W. Sears, and </w:t>
      </w:r>
      <w:r>
        <w:lastRenderedPageBreak/>
        <w:t>M. R. Kearney. 2023. Mechanistic forecasts of species responses to climate change: The promise of biophysical ecology. Global Change Biology 29:1451–1470.</w:t>
      </w:r>
    </w:p>
    <w:p w14:paraId="7D789BB5" w14:textId="77777777" w:rsidR="005C2EE1" w:rsidRDefault="005C2EE1" w:rsidP="005C2EE1">
      <w:pPr>
        <w:pStyle w:val="Bibliography"/>
      </w:pPr>
      <w:r>
        <w:t xml:space="preserve">Buckley, L. B. 2022. Temperature-sensitive development </w:t>
      </w:r>
      <w:proofErr w:type="gramStart"/>
      <w:r>
        <w:t>shapes insect</w:t>
      </w:r>
      <w:proofErr w:type="gramEnd"/>
      <w:r>
        <w:t xml:space="preserve"> phenological responses to climate change. Current Opinion in Insect Science 52:100897.</w:t>
      </w:r>
    </w:p>
    <w:p w14:paraId="16FA716F" w14:textId="77777777" w:rsidR="005C2EE1" w:rsidRDefault="005C2EE1" w:rsidP="005C2EE1">
      <w:pPr>
        <w:pStyle w:val="Bibliography"/>
      </w:pPr>
      <w:r>
        <w:t xml:space="preserve">Buckley, L. B., A. J. Arakaki, A. F. Cannistra, H. M. </w:t>
      </w:r>
      <w:proofErr w:type="spellStart"/>
      <w:r>
        <w:t>Kharouba</w:t>
      </w:r>
      <w:proofErr w:type="spellEnd"/>
      <w:r>
        <w:t>, and J. G. Kingsolver. 2017. Insect Development, Thermal Plasticity and Fitness Implications in Changing, Seasonal Environments. Integrative and Comparative Biology 57:988–998.</w:t>
      </w:r>
    </w:p>
    <w:p w14:paraId="20DE5A69" w14:textId="77777777" w:rsidR="005C2EE1" w:rsidRDefault="005C2EE1" w:rsidP="005C2EE1">
      <w:pPr>
        <w:pStyle w:val="Bibliography"/>
      </w:pPr>
      <w:r>
        <w:t xml:space="preserve">Burnham, K. P., and D. R. Anderson. 2004. </w:t>
      </w:r>
      <w:proofErr w:type="spellStart"/>
      <w:r>
        <w:t>Multimodel</w:t>
      </w:r>
      <w:proofErr w:type="spellEnd"/>
      <w:r>
        <w:t xml:space="preserve"> Inference: Understanding AIC and BIC in Model Selection. Sociological Methods &amp; Research 33:261–304.</w:t>
      </w:r>
    </w:p>
    <w:p w14:paraId="0D3F32A2" w14:textId="77777777" w:rsidR="005C2EE1" w:rsidRDefault="005C2EE1" w:rsidP="005C2EE1">
      <w:pPr>
        <w:pStyle w:val="Bibliography"/>
      </w:pPr>
      <w:r>
        <w:t xml:space="preserve">Campbell, A., B. D. Frazer, N. Gilbert, A. P. Gutierrez, and M. </w:t>
      </w:r>
      <w:proofErr w:type="spellStart"/>
      <w:r>
        <w:t>Mackauer</w:t>
      </w:r>
      <w:proofErr w:type="spellEnd"/>
      <w:r>
        <w:t>. 1974. Temperature Requirements of Some Aphids and Their Parasites. Journal of Applied Ecology 11:431–438.</w:t>
      </w:r>
    </w:p>
    <w:p w14:paraId="4C862513" w14:textId="77777777" w:rsidR="005C2EE1" w:rsidRDefault="005C2EE1" w:rsidP="005C2EE1">
      <w:pPr>
        <w:pStyle w:val="Bibliography"/>
      </w:pPr>
      <w:r>
        <w:t>Castex, V., I. G. de Cortázar-</w:t>
      </w:r>
      <w:proofErr w:type="spellStart"/>
      <w:r>
        <w:t>Atauri</w:t>
      </w:r>
      <w:proofErr w:type="spellEnd"/>
      <w:r>
        <w:t xml:space="preserve">, M. Beniston, J. Moreau, M. Semenov, M. Stoffel, and P. </w:t>
      </w:r>
      <w:proofErr w:type="spellStart"/>
      <w:r>
        <w:t>Calanca</w:t>
      </w:r>
      <w:proofErr w:type="spellEnd"/>
      <w:r>
        <w:t>. 2023. Exploring future changes in synchrony between grapevine (</w:t>
      </w:r>
      <w:r>
        <w:rPr>
          <w:i/>
          <w:iCs/>
        </w:rPr>
        <w:t>Vitis vinifera</w:t>
      </w:r>
      <w:r>
        <w:t xml:space="preserve">) and its major insect pest, </w:t>
      </w:r>
      <w:proofErr w:type="spellStart"/>
      <w:r>
        <w:rPr>
          <w:i/>
          <w:iCs/>
        </w:rPr>
        <w:t>Lobesia</w:t>
      </w:r>
      <w:proofErr w:type="spellEnd"/>
      <w:r>
        <w:rPr>
          <w:i/>
          <w:iCs/>
        </w:rPr>
        <w:t xml:space="preserve"> </w:t>
      </w:r>
      <w:proofErr w:type="spellStart"/>
      <w:r>
        <w:rPr>
          <w:i/>
          <w:iCs/>
        </w:rPr>
        <w:t>botrana</w:t>
      </w:r>
      <w:proofErr w:type="spellEnd"/>
      <w:r>
        <w:t>. OENO One 57:161–174.</w:t>
      </w:r>
    </w:p>
    <w:p w14:paraId="51493AE5" w14:textId="77777777" w:rsidR="005C2EE1" w:rsidRDefault="005C2EE1" w:rsidP="005C2EE1">
      <w:pPr>
        <w:pStyle w:val="Bibliography"/>
      </w:pPr>
      <w:proofErr w:type="spellStart"/>
      <w:r>
        <w:t>Chuine</w:t>
      </w:r>
      <w:proofErr w:type="spellEnd"/>
      <w:r>
        <w:t xml:space="preserve">, I., and J. </w:t>
      </w:r>
      <w:proofErr w:type="spellStart"/>
      <w:r>
        <w:t>Regniere</w:t>
      </w:r>
      <w:proofErr w:type="spellEnd"/>
      <w:r>
        <w:t>. 2017. Process-Based Models of Phenology for Plants and Animals. Annual Review of Ecology, Evolution, and Systematics 48:159–182.</w:t>
      </w:r>
    </w:p>
    <w:p w14:paraId="016539BD" w14:textId="77777777" w:rsidR="005C2EE1" w:rsidRDefault="005C2EE1" w:rsidP="005C2EE1">
      <w:pPr>
        <w:pStyle w:val="Bibliography"/>
      </w:pPr>
      <w:r>
        <w:t xml:space="preserve">Cleland, E. E., J. M. Allen, T. M. Crimmins, J. A. Dunne, S. Pau, S. E. Travers, E. S. Zavaleta, and E. M. </w:t>
      </w:r>
      <w:proofErr w:type="spellStart"/>
      <w:r>
        <w:t>Wolkovich</w:t>
      </w:r>
      <w:proofErr w:type="spellEnd"/>
      <w:r>
        <w:t>. 2012. Phenological tracking enables positive species responses to climate change. Ecology 93:1765–1771.</w:t>
      </w:r>
    </w:p>
    <w:p w14:paraId="2364B345" w14:textId="77777777" w:rsidR="005C2EE1" w:rsidRDefault="005C2EE1" w:rsidP="005C2EE1">
      <w:pPr>
        <w:pStyle w:val="Bibliography"/>
      </w:pPr>
      <w:r>
        <w:t>Cohen, J. M., M. J. Lajeunesse, and J. R. Rohr. 2018. A global synthesis of animal phenological responses to climate change. Nature Climate Change 8:224–228.</w:t>
      </w:r>
    </w:p>
    <w:p w14:paraId="693E2CF7" w14:textId="77777777" w:rsidR="005C2EE1" w:rsidRDefault="005C2EE1" w:rsidP="005C2EE1">
      <w:pPr>
        <w:pStyle w:val="Bibliography"/>
      </w:pPr>
      <w:r>
        <w:lastRenderedPageBreak/>
        <w:t xml:space="preserve">Colom, P., A. </w:t>
      </w:r>
      <w:proofErr w:type="spellStart"/>
      <w:r>
        <w:t>Traveset</w:t>
      </w:r>
      <w:proofErr w:type="spellEnd"/>
      <w:r>
        <w:t xml:space="preserve">, D. Carreras, and C. Stefanescu. 2021. </w:t>
      </w:r>
      <w:proofErr w:type="spellStart"/>
      <w:r>
        <w:t>Spatio</w:t>
      </w:r>
      <w:proofErr w:type="spellEnd"/>
      <w:r>
        <w:t>-temporal responses of butterflies to global warming on a Mediterranean island over two decades. Ecological Entomology 46:262–272.</w:t>
      </w:r>
    </w:p>
    <w:p w14:paraId="114FEF57" w14:textId="77777777" w:rsidR="005C2EE1" w:rsidRDefault="005C2EE1" w:rsidP="005C2EE1">
      <w:pPr>
        <w:pStyle w:val="Bibliography"/>
      </w:pPr>
      <w:r>
        <w:t xml:space="preserve">Crimmins, T. M. 2021. The USA National Phenology Network: Big Idea, Productivity, and Potential—and </w:t>
      </w:r>
      <w:proofErr w:type="gramStart"/>
      <w:r>
        <w:t>Now</w:t>
      </w:r>
      <w:proofErr w:type="gramEnd"/>
      <w:r>
        <w:t xml:space="preserve">, at Big Risk. The Bulletin of the Ecological Society of America </w:t>
      </w:r>
      <w:proofErr w:type="gramStart"/>
      <w:r>
        <w:t>102:e</w:t>
      </w:r>
      <w:proofErr w:type="gramEnd"/>
      <w:r>
        <w:t>01802.</w:t>
      </w:r>
    </w:p>
    <w:p w14:paraId="429D921B" w14:textId="77777777" w:rsidR="005C2EE1" w:rsidRDefault="005C2EE1" w:rsidP="005C2EE1">
      <w:pPr>
        <w:pStyle w:val="Bibliography"/>
      </w:pPr>
      <w:r>
        <w:t xml:space="preserve">Damos, P., F. Papathanasiou, E. </w:t>
      </w:r>
      <w:proofErr w:type="spellStart"/>
      <w:r>
        <w:t>Tsikos</w:t>
      </w:r>
      <w:proofErr w:type="spellEnd"/>
      <w:r>
        <w:t xml:space="preserve">, T. Kyriakidis, and M. Louta. 2023. Predicting the Occurrence and Risk Damage Caused by the Two-Spotted Spider Mite </w:t>
      </w:r>
      <w:proofErr w:type="spellStart"/>
      <w:r>
        <w:t>Tetranychus</w:t>
      </w:r>
      <w:proofErr w:type="spellEnd"/>
      <w:r>
        <w:t xml:space="preserve"> </w:t>
      </w:r>
      <w:proofErr w:type="spellStart"/>
      <w:r>
        <w:t>urticae</w:t>
      </w:r>
      <w:proofErr w:type="spellEnd"/>
      <w:r>
        <w:t xml:space="preserve"> (Koch) in Dry Beans (Phaseolus vulgaris L.) Combining Rate and Heat Summation Models for Digital Decisions Support. Agriculture 13:756.</w:t>
      </w:r>
    </w:p>
    <w:p w14:paraId="31FAE3CF" w14:textId="77777777" w:rsidR="005C2EE1" w:rsidRDefault="005C2EE1" w:rsidP="005C2EE1">
      <w:pPr>
        <w:pStyle w:val="Bibliography"/>
      </w:pPr>
      <w:r>
        <w:t>Dell, A. I., S. Pawar, and V. M. Savage. 2011. Systematic variation in the temperature dependence of physiological and ecological traits. Proceedings of the National Academy of Sciences 108:10591–10596.</w:t>
      </w:r>
    </w:p>
    <w:p w14:paraId="0102596A" w14:textId="77777777" w:rsidR="005C2EE1" w:rsidRDefault="005C2EE1" w:rsidP="005C2EE1">
      <w:pPr>
        <w:pStyle w:val="Bibliography"/>
      </w:pPr>
      <w:r>
        <w:t xml:space="preserve">Deutsch, C. A., J. J. Tewksbury, M. </w:t>
      </w:r>
      <w:proofErr w:type="spellStart"/>
      <w:r>
        <w:t>Tigchelaar</w:t>
      </w:r>
      <w:proofErr w:type="spellEnd"/>
      <w:r>
        <w:t>, D. S. Battisti, S. C. Merrill, R. B. Huey, and R. L. Naylor. 2018. Increase in crop losses to insect pests in a warming climate. Science 361:916–919.</w:t>
      </w:r>
    </w:p>
    <w:p w14:paraId="522CE97C" w14:textId="77777777" w:rsidR="005C2EE1" w:rsidRPr="005C2EE1" w:rsidRDefault="005C2EE1" w:rsidP="005C2EE1">
      <w:pPr>
        <w:pStyle w:val="Bibliography"/>
        <w:rPr>
          <w:lang w:val="es-ES"/>
        </w:rPr>
      </w:pPr>
      <w:r>
        <w:t xml:space="preserve">Diamond, S. E., A. M. Frame, R. A. Martin, and L. B. Buckley. 2011. Species’ traits predict phenological responses to climate change in butterflies. </w:t>
      </w:r>
      <w:proofErr w:type="spellStart"/>
      <w:r w:rsidRPr="005C2EE1">
        <w:rPr>
          <w:lang w:val="es-ES"/>
        </w:rPr>
        <w:t>Ecology</w:t>
      </w:r>
      <w:proofErr w:type="spellEnd"/>
      <w:r w:rsidRPr="005C2EE1">
        <w:rPr>
          <w:lang w:val="es-ES"/>
        </w:rPr>
        <w:t xml:space="preserve"> 92:1005–1012.</w:t>
      </w:r>
    </w:p>
    <w:p w14:paraId="200619CF" w14:textId="77777777" w:rsidR="005C2EE1" w:rsidRDefault="005C2EE1" w:rsidP="005C2EE1">
      <w:pPr>
        <w:pStyle w:val="Bibliography"/>
      </w:pPr>
      <w:r w:rsidRPr="005C2EE1">
        <w:rPr>
          <w:lang w:val="es-ES"/>
        </w:rPr>
        <w:t xml:space="preserve">Donoso, I., C. </w:t>
      </w:r>
      <w:proofErr w:type="spellStart"/>
      <w:r w:rsidRPr="005C2EE1">
        <w:rPr>
          <w:lang w:val="es-ES"/>
        </w:rPr>
        <w:t>Stefanescu</w:t>
      </w:r>
      <w:proofErr w:type="spellEnd"/>
      <w:r w:rsidRPr="005C2EE1">
        <w:rPr>
          <w:lang w:val="es-ES"/>
        </w:rPr>
        <w:t>, A. Martínez-</w:t>
      </w:r>
      <w:proofErr w:type="spellStart"/>
      <w:r w:rsidRPr="005C2EE1">
        <w:rPr>
          <w:lang w:val="es-ES"/>
        </w:rPr>
        <w:t>Abraín</w:t>
      </w:r>
      <w:proofErr w:type="spellEnd"/>
      <w:r w:rsidRPr="005C2EE1">
        <w:rPr>
          <w:lang w:val="es-ES"/>
        </w:rPr>
        <w:t xml:space="preserve">, and A. </w:t>
      </w:r>
      <w:proofErr w:type="spellStart"/>
      <w:r w:rsidRPr="005C2EE1">
        <w:rPr>
          <w:lang w:val="es-ES"/>
        </w:rPr>
        <w:t>Traveset</w:t>
      </w:r>
      <w:proofErr w:type="spellEnd"/>
      <w:r w:rsidRPr="005C2EE1">
        <w:rPr>
          <w:lang w:val="es-ES"/>
        </w:rPr>
        <w:t xml:space="preserve">. </w:t>
      </w:r>
      <w:r>
        <w:t>2016. Phenological asynchrony in plant–butterfly interactions associated with climate: a community-wide perspective. Oikos 125:1434–1444.</w:t>
      </w:r>
    </w:p>
    <w:p w14:paraId="2518DE63" w14:textId="77777777" w:rsidR="005C2EE1" w:rsidRDefault="005C2EE1" w:rsidP="005C2EE1">
      <w:pPr>
        <w:pStyle w:val="Bibliography"/>
      </w:pPr>
      <w:r>
        <w:lastRenderedPageBreak/>
        <w:t xml:space="preserve">Duffy, G. A., B. W. Coetzee, C. </w:t>
      </w:r>
      <w:proofErr w:type="spellStart"/>
      <w:r>
        <w:t>Janion</w:t>
      </w:r>
      <w:proofErr w:type="spellEnd"/>
      <w:r>
        <w:t>-Scheepers, and S. L. Chown. 2015. Microclimate-based macrophysiology: implications for insects in a warming world. Current Opinion in Insect Science 11:84–89.</w:t>
      </w:r>
    </w:p>
    <w:p w14:paraId="46183AAE" w14:textId="77777777" w:rsidR="005C2EE1" w:rsidRDefault="005C2EE1" w:rsidP="005C2EE1">
      <w:pPr>
        <w:pStyle w:val="Bibliography"/>
      </w:pPr>
      <w:r>
        <w:t>Early, R., and S. A. Keith. 2019. Geographically variable biotic interactions and implications for species ranges. Global Ecology and Biogeography 28:42–53.</w:t>
      </w:r>
    </w:p>
    <w:p w14:paraId="2A900053" w14:textId="77777777" w:rsidR="005C2EE1" w:rsidRDefault="005C2EE1" w:rsidP="005C2EE1">
      <w:pPr>
        <w:pStyle w:val="Bibliography"/>
      </w:pPr>
      <w:r>
        <w:t>Forrest, J. R. 2016. Complex responses of insect phenology to climate change. Current Opinion in Insect Science 17:49–54.</w:t>
      </w:r>
    </w:p>
    <w:p w14:paraId="71694531" w14:textId="77777777" w:rsidR="005C2EE1" w:rsidRDefault="005C2EE1" w:rsidP="005C2EE1">
      <w:pPr>
        <w:pStyle w:val="Bibliography"/>
      </w:pPr>
      <w:r>
        <w:t xml:space="preserve">Gilbert, N. 1988. Control of Fecundity in Pieris </w:t>
      </w:r>
      <w:proofErr w:type="spellStart"/>
      <w:r>
        <w:t>rapae</w:t>
      </w:r>
      <w:proofErr w:type="spellEnd"/>
      <w:r>
        <w:t>. V. Comparisons Between Populations. Journal of Animal Ecology 57:395–410.</w:t>
      </w:r>
    </w:p>
    <w:p w14:paraId="6E906F38" w14:textId="77777777" w:rsidR="005C2EE1" w:rsidRDefault="005C2EE1" w:rsidP="005C2EE1">
      <w:pPr>
        <w:pStyle w:val="Bibliography"/>
      </w:pPr>
      <w:r>
        <w:t xml:space="preserve">Gordo, O., </w:t>
      </w:r>
      <w:proofErr w:type="gramStart"/>
      <w:r>
        <w:t>and</w:t>
      </w:r>
      <w:proofErr w:type="gramEnd"/>
      <w:r>
        <w:t xml:space="preserve"> J. J. Sanz. 2006. Temporal trends in phenology of the </w:t>
      </w:r>
      <w:proofErr w:type="gramStart"/>
      <w:r>
        <w:t>honey bee</w:t>
      </w:r>
      <w:proofErr w:type="gramEnd"/>
      <w:r>
        <w:t xml:space="preserve"> Apis mellifera (L.) and the small white Pieris </w:t>
      </w:r>
      <w:proofErr w:type="spellStart"/>
      <w:r>
        <w:t>rapae</w:t>
      </w:r>
      <w:proofErr w:type="spellEnd"/>
      <w:r>
        <w:t xml:space="preserve"> (L.) in the Iberian Peninsula (1952–2004). Ecological Entomology 31:261–268.</w:t>
      </w:r>
    </w:p>
    <w:p w14:paraId="3607B274" w14:textId="77777777" w:rsidR="005C2EE1" w:rsidRDefault="005C2EE1" w:rsidP="005C2EE1">
      <w:pPr>
        <w:pStyle w:val="Bibliography"/>
      </w:pPr>
      <w:r>
        <w:t xml:space="preserve">Gossard, T. W., and R. E. Jones. 1977. The Effects of Age and Weather on Egg-Laying in Pieris </w:t>
      </w:r>
      <w:proofErr w:type="spellStart"/>
      <w:r>
        <w:t>rapae</w:t>
      </w:r>
      <w:proofErr w:type="spellEnd"/>
      <w:r>
        <w:t xml:space="preserve"> L. Journal of Applied Ecology 14:65–71.</w:t>
      </w:r>
    </w:p>
    <w:p w14:paraId="6055D066" w14:textId="77777777" w:rsidR="005C2EE1" w:rsidRDefault="005C2EE1" w:rsidP="005C2EE1">
      <w:pPr>
        <w:pStyle w:val="Bibliography"/>
      </w:pPr>
      <w:r>
        <w:t xml:space="preserve">Greiser, C., L. von Schmalensee, O. </w:t>
      </w:r>
      <w:proofErr w:type="spellStart"/>
      <w:r>
        <w:t>Lindestad</w:t>
      </w:r>
      <w:proofErr w:type="spellEnd"/>
      <w:r>
        <w:t>, K. Gotthard, and P. Lehmann. 2022. Microclimatic variation affects developmental phenology, synchrony and voltinism in an insect population. Functional Ecology 36:3036–3048.</w:t>
      </w:r>
    </w:p>
    <w:p w14:paraId="5728C51A" w14:textId="77777777" w:rsidR="005C2EE1" w:rsidRDefault="005C2EE1" w:rsidP="005C2EE1">
      <w:pPr>
        <w:pStyle w:val="Bibliography"/>
      </w:pPr>
      <w:proofErr w:type="spellStart"/>
      <w:r>
        <w:t>Grevstad</w:t>
      </w:r>
      <w:proofErr w:type="spellEnd"/>
      <w:r>
        <w:t xml:space="preserve">, F. S., T. </w:t>
      </w:r>
      <w:proofErr w:type="spellStart"/>
      <w:r>
        <w:t>Wepprich</w:t>
      </w:r>
      <w:proofErr w:type="spellEnd"/>
      <w:r>
        <w:t xml:space="preserve">, B. Barker, L. B. Coop, R. Shaw, and R. S. Bourchier. 2022. Combining photoperiod and thermal responses to predict phenological mismatch for introduced insects. Ecological Applications </w:t>
      </w:r>
      <w:proofErr w:type="gramStart"/>
      <w:r>
        <w:t>32:e</w:t>
      </w:r>
      <w:proofErr w:type="gramEnd"/>
      <w:r>
        <w:t>2557.</w:t>
      </w:r>
    </w:p>
    <w:p w14:paraId="521E4D70" w14:textId="77777777" w:rsidR="005C2EE1" w:rsidRDefault="005C2EE1" w:rsidP="005C2EE1">
      <w:pPr>
        <w:pStyle w:val="Bibliography"/>
      </w:pPr>
      <w:r>
        <w:lastRenderedPageBreak/>
        <w:t xml:space="preserve">Gutierrez, A. P., L. Ponti, M. </w:t>
      </w:r>
      <w:proofErr w:type="spellStart"/>
      <w:r>
        <w:t>Neteler</w:t>
      </w:r>
      <w:proofErr w:type="spellEnd"/>
      <w:r>
        <w:t>, D. M. Suckling, and J. R. Cure. 2021. Invasive potential of tropical fruit flies in temperate regions under climate change. Communications Biology 4:1–14.</w:t>
      </w:r>
    </w:p>
    <w:p w14:paraId="6F8D971A" w14:textId="77777777" w:rsidR="005C2EE1" w:rsidRDefault="005C2EE1" w:rsidP="005C2EE1">
      <w:pPr>
        <w:pStyle w:val="Bibliography"/>
      </w:pPr>
      <w:r>
        <w:t>Gutiérrez, D., and R. J. Wilson. 2021. Intra- and interspecific variation in the responses of insect phenology to climate. Journal of Animal Ecology 90:248–259.</w:t>
      </w:r>
    </w:p>
    <w:p w14:paraId="25EAC359" w14:textId="77777777" w:rsidR="005C2EE1" w:rsidRDefault="005C2EE1" w:rsidP="005C2EE1">
      <w:pPr>
        <w:pStyle w:val="Bibliography"/>
      </w:pPr>
      <w:r>
        <w:t xml:space="preserve">Harrington, R., S. J. Clark, S. J. Welham, P. J. Verrier, C. H. Denholm, M. </w:t>
      </w:r>
      <w:proofErr w:type="spellStart"/>
      <w:r>
        <w:t>Hullé</w:t>
      </w:r>
      <w:proofErr w:type="spellEnd"/>
      <w:r>
        <w:t>, D. Maurice, M. D. Rounsevell, and N. Cocu. 2007. Environmental change and the phenology of European aphids. Global Change Biology 13:1550–1564.</w:t>
      </w:r>
    </w:p>
    <w:p w14:paraId="3A54ED65" w14:textId="77777777" w:rsidR="005C2EE1" w:rsidRDefault="005C2EE1" w:rsidP="005C2EE1">
      <w:pPr>
        <w:pStyle w:val="Bibliography"/>
      </w:pPr>
      <w:r>
        <w:t xml:space="preserve">Harvey, J. A., K. </w:t>
      </w:r>
      <w:proofErr w:type="spellStart"/>
      <w:r>
        <w:t>Tougeron</w:t>
      </w:r>
      <w:proofErr w:type="spellEnd"/>
      <w:r>
        <w:t xml:space="preserve">, R. </w:t>
      </w:r>
      <w:proofErr w:type="spellStart"/>
      <w:r>
        <w:t>Gols</w:t>
      </w:r>
      <w:proofErr w:type="spellEnd"/>
      <w:r>
        <w:t xml:space="preserve">, R. Heinen, M. Abarca, P. K. Abram, Y. Basset, M. Berg, C. Boggs, J. Brodeur, P. Cardoso, J. G. de Boer, G. R. De </w:t>
      </w:r>
      <w:proofErr w:type="spellStart"/>
      <w:r>
        <w:t>Snoo</w:t>
      </w:r>
      <w:proofErr w:type="spellEnd"/>
      <w:r>
        <w:t xml:space="preserve">, C. Deacon, J. E. Dell, N. </w:t>
      </w:r>
      <w:proofErr w:type="spellStart"/>
      <w:r>
        <w:t>Desneux</w:t>
      </w:r>
      <w:proofErr w:type="spellEnd"/>
      <w:r>
        <w:t xml:space="preserve">, M. E. Dillon, G. A. Duffy, L. A. Dyer, J. Ellers, A. Espíndola, J. Fordyce, M. L. Forister, C. Fukushima, M. J. G. Gage, C. García-Robledo, C. </w:t>
      </w:r>
      <w:proofErr w:type="spellStart"/>
      <w:r>
        <w:t>Gely</w:t>
      </w:r>
      <w:proofErr w:type="spellEnd"/>
      <w:r>
        <w:t xml:space="preserve">, M. Gobbi, C. Hallmann, T. Hance, J. Harte, A. </w:t>
      </w:r>
      <w:proofErr w:type="spellStart"/>
      <w:r>
        <w:t>Hochkirch</w:t>
      </w:r>
      <w:proofErr w:type="spellEnd"/>
      <w:r>
        <w:t xml:space="preserve">, C. Hof, A. A. Hoffmann, J. G. Kingsolver, G. P. A. Lamarre, W. F. Laurance, B. Lavandero, S. R. Leather, P. Lehmann, C. Le Lann, M. M. López-Uribe, C.-S. Ma, G. Ma, J. </w:t>
      </w:r>
      <w:proofErr w:type="spellStart"/>
      <w:r>
        <w:t>Moiroux</w:t>
      </w:r>
      <w:proofErr w:type="spellEnd"/>
      <w:r>
        <w:t xml:space="preserve">, L. Monticelli, C. Nice, P. J. Ode, S. </w:t>
      </w:r>
      <w:proofErr w:type="spellStart"/>
      <w:r>
        <w:t>Pincebourde</w:t>
      </w:r>
      <w:proofErr w:type="spellEnd"/>
      <w:r>
        <w:t xml:space="preserve">, W. J. Ripple, M. Rowe, M. J. Samways, A. </w:t>
      </w:r>
      <w:proofErr w:type="spellStart"/>
      <w:r>
        <w:t>Sentis</w:t>
      </w:r>
      <w:proofErr w:type="spellEnd"/>
      <w:r>
        <w:t xml:space="preserve">, A. A. Shah, N. Stork, J. S. Terblanche, M. P. Thakur, M. B. Thomas, J. M. </w:t>
      </w:r>
      <w:proofErr w:type="spellStart"/>
      <w:r>
        <w:t>Tylianakis</w:t>
      </w:r>
      <w:proofErr w:type="spellEnd"/>
      <w:r>
        <w:t xml:space="preserve">, J. Van Baaren, M. Van de Pol, W. H. Van der Putten, H. Van Dyck, W. C. E. P. </w:t>
      </w:r>
      <w:proofErr w:type="spellStart"/>
      <w:r>
        <w:t>Verberk</w:t>
      </w:r>
      <w:proofErr w:type="spellEnd"/>
      <w:r>
        <w:t xml:space="preserve">, D. L. Wagner, W. W. Weisser, W. C. Wetzel, H. A. Woods, K. A. G. </w:t>
      </w:r>
      <w:proofErr w:type="spellStart"/>
      <w:r>
        <w:t>Wyckhuys</w:t>
      </w:r>
      <w:proofErr w:type="spellEnd"/>
      <w:r>
        <w:t xml:space="preserve">, and S. L. Chown. 2023. Scientists’ warning on climate change and insects. Ecological Monographs </w:t>
      </w:r>
      <w:proofErr w:type="gramStart"/>
      <w:r>
        <w:t>93:e</w:t>
      </w:r>
      <w:proofErr w:type="gramEnd"/>
      <w:r>
        <w:t>1553.</w:t>
      </w:r>
    </w:p>
    <w:p w14:paraId="67242124" w14:textId="77777777" w:rsidR="005C2EE1" w:rsidRDefault="005C2EE1" w:rsidP="005C2EE1">
      <w:pPr>
        <w:pStyle w:val="Bibliography"/>
      </w:pPr>
      <w:r w:rsidRPr="005C2EE1">
        <w:rPr>
          <w:lang w:val="es-ES"/>
        </w:rPr>
        <w:lastRenderedPageBreak/>
        <w:t xml:space="preserve">Herrera, S., J. Fernández, and J. M. Gutiérrez. </w:t>
      </w:r>
      <w:r>
        <w:t>2016. Update of the Spain02 gridded observational dataset for EURO-CORDEX evaluation: assessing the effect of the interpolation methodology. International Journal of Climatology 36:900–908.</w:t>
      </w:r>
    </w:p>
    <w:p w14:paraId="70186008" w14:textId="77777777" w:rsidR="005C2EE1" w:rsidRDefault="005C2EE1" w:rsidP="005C2EE1">
      <w:pPr>
        <w:pStyle w:val="Bibliography"/>
      </w:pPr>
      <w:r>
        <w:t xml:space="preserve">Huey, R. B., M. R. Kearney, A. </w:t>
      </w:r>
      <w:proofErr w:type="spellStart"/>
      <w:r>
        <w:t>Krockenberger</w:t>
      </w:r>
      <w:proofErr w:type="spellEnd"/>
      <w:r>
        <w:t xml:space="preserve">, J. A. M. Holtum, M. Jess, and S. E. Williams. 2012. Predicting organismal vulnerability to climate warming: roles of </w:t>
      </w:r>
      <w:proofErr w:type="spellStart"/>
      <w:r>
        <w:t>behaviour</w:t>
      </w:r>
      <w:proofErr w:type="spellEnd"/>
      <w:r>
        <w:t>, physiology and adaptation. Philosophical Transactions of the Royal Society B: Biological Sciences 367:1665–1679.</w:t>
      </w:r>
    </w:p>
    <w:p w14:paraId="7228F9B5" w14:textId="77777777" w:rsidR="005C2EE1" w:rsidRDefault="005C2EE1" w:rsidP="005C2EE1">
      <w:pPr>
        <w:pStyle w:val="Bibliography"/>
      </w:pPr>
      <w:r>
        <w:t>Iler, A. M., P. J. CaraDonna, J. R. K. Forrest, and E. Post. 2021. Demographic Consequences of Phenological Shifts in Response to Climate Change. Annual Review of Ecology, Evolution, and Systematics 52:221–245.</w:t>
      </w:r>
    </w:p>
    <w:p w14:paraId="290076B0" w14:textId="77777777" w:rsidR="005C2EE1" w:rsidRDefault="005C2EE1" w:rsidP="005C2EE1">
      <w:pPr>
        <w:pStyle w:val="Bibliography"/>
      </w:pPr>
      <w:r>
        <w:t xml:space="preserve">Inouye, B. D., J. </w:t>
      </w:r>
      <w:proofErr w:type="spellStart"/>
      <w:r>
        <w:t>Ehrlén</w:t>
      </w:r>
      <w:proofErr w:type="spellEnd"/>
      <w:r>
        <w:t>, and N. Underwood. 2019. Phenology as a process rather than an event: from individual reaction norms to community metrics. Ecological Monographs 89.</w:t>
      </w:r>
    </w:p>
    <w:p w14:paraId="11D60100" w14:textId="77777777" w:rsidR="005C2EE1" w:rsidRDefault="005C2EE1" w:rsidP="005C2EE1">
      <w:pPr>
        <w:pStyle w:val="Bibliography"/>
      </w:pPr>
      <w:r>
        <w:t xml:space="preserve">Jones, R. E., and P. M. Ives. 1979. The adaptiveness of searching and host selection </w:t>
      </w:r>
      <w:proofErr w:type="spellStart"/>
      <w:r>
        <w:t>behaviour</w:t>
      </w:r>
      <w:proofErr w:type="spellEnd"/>
      <w:r>
        <w:t xml:space="preserve"> in Pieris </w:t>
      </w:r>
      <w:proofErr w:type="spellStart"/>
      <w:r>
        <w:t>rapae</w:t>
      </w:r>
      <w:proofErr w:type="spellEnd"/>
      <w:r>
        <w:t xml:space="preserve"> (L.). Austral Ecology 4:75–86.</w:t>
      </w:r>
    </w:p>
    <w:p w14:paraId="59F12647" w14:textId="77777777" w:rsidR="005C2EE1" w:rsidRDefault="005C2EE1" w:rsidP="005C2EE1">
      <w:pPr>
        <w:pStyle w:val="Bibliography"/>
      </w:pPr>
      <w:r>
        <w:t>Kearney, M., and W. Porter. 2009. Mechanistic niche modelling: combining physiological and spatial data to predict species’ ranges. Ecology Letters 12:334–350.</w:t>
      </w:r>
    </w:p>
    <w:p w14:paraId="1356645D" w14:textId="77777777" w:rsidR="005C2EE1" w:rsidRDefault="005C2EE1" w:rsidP="005C2EE1">
      <w:pPr>
        <w:pStyle w:val="Bibliography"/>
      </w:pPr>
      <w:r>
        <w:t>Kearney, M. R., N. J. Briscoe, D. J. Karoly, W</w:t>
      </w:r>
      <w:proofErr w:type="gramStart"/>
      <w:r>
        <w:t>. P</w:t>
      </w:r>
      <w:proofErr w:type="gramEnd"/>
      <w:r>
        <w:t>. Porter, M. Norgate, and P. Sunnucks. 2010. Early emergence in a butterfly causally linked to anthropogenic warming. Biology Letters 6:674–677.</w:t>
      </w:r>
    </w:p>
    <w:p w14:paraId="7454ECD8" w14:textId="77777777" w:rsidR="005C2EE1" w:rsidRDefault="005C2EE1" w:rsidP="005C2EE1">
      <w:pPr>
        <w:pStyle w:val="Bibliography"/>
      </w:pPr>
      <w:r>
        <w:lastRenderedPageBreak/>
        <w:t>Kearney, M. R., and W</w:t>
      </w:r>
      <w:proofErr w:type="gramStart"/>
      <w:r>
        <w:t>. P</w:t>
      </w:r>
      <w:proofErr w:type="gramEnd"/>
      <w:r>
        <w:t xml:space="preserve">. Porter. 2020. </w:t>
      </w:r>
      <w:proofErr w:type="spellStart"/>
      <w:r>
        <w:t>NicheMapR</w:t>
      </w:r>
      <w:proofErr w:type="spellEnd"/>
      <w:r>
        <w:t xml:space="preserve"> – an R package for biophysical modelling: the ectotherm and Dynamic Energy Budget models. </w:t>
      </w:r>
      <w:proofErr w:type="spellStart"/>
      <w:r>
        <w:t>Ecography</w:t>
      </w:r>
      <w:proofErr w:type="spellEnd"/>
      <w:r>
        <w:t xml:space="preserve"> 43:85–96.</w:t>
      </w:r>
    </w:p>
    <w:p w14:paraId="790F08FC" w14:textId="77777777" w:rsidR="005C2EE1" w:rsidRDefault="005C2EE1" w:rsidP="005C2EE1">
      <w:pPr>
        <w:pStyle w:val="Bibliography"/>
      </w:pPr>
      <w:proofErr w:type="spellStart"/>
      <w:r>
        <w:t>Khadioli</w:t>
      </w:r>
      <w:proofErr w:type="spellEnd"/>
      <w:r>
        <w:t xml:space="preserve">, N., Z. E. H. </w:t>
      </w:r>
      <w:proofErr w:type="spellStart"/>
      <w:r>
        <w:t>Tonnang</w:t>
      </w:r>
      <w:proofErr w:type="spellEnd"/>
      <w:r>
        <w:t xml:space="preserve">, E. </w:t>
      </w:r>
      <w:proofErr w:type="spellStart"/>
      <w:r>
        <w:t>Muchugu</w:t>
      </w:r>
      <w:proofErr w:type="spellEnd"/>
      <w:r>
        <w:t xml:space="preserve">, G. </w:t>
      </w:r>
      <w:proofErr w:type="spellStart"/>
      <w:r>
        <w:t>Ong’amo</w:t>
      </w:r>
      <w:proofErr w:type="spellEnd"/>
      <w:r>
        <w:t xml:space="preserve">, T. Achia, I. Kipchirchir, J. Kroschel, and B. Le Ru. 2014. Effect of temperature on the phenology of </w:t>
      </w:r>
      <w:r>
        <w:rPr>
          <w:i/>
          <w:iCs/>
        </w:rPr>
        <w:t xml:space="preserve">Chilo </w:t>
      </w:r>
      <w:proofErr w:type="spellStart"/>
      <w:r>
        <w:rPr>
          <w:i/>
          <w:iCs/>
        </w:rPr>
        <w:t>partellus</w:t>
      </w:r>
      <w:proofErr w:type="spellEnd"/>
      <w:r>
        <w:t xml:space="preserve"> (Swinhoe) (Lepidoptera, </w:t>
      </w:r>
      <w:proofErr w:type="spellStart"/>
      <w:r>
        <w:t>Crambidae</w:t>
      </w:r>
      <w:proofErr w:type="spellEnd"/>
      <w:r>
        <w:t xml:space="preserve">); simulation and visualization of the potential future distribution of </w:t>
      </w:r>
      <w:r>
        <w:rPr>
          <w:i/>
          <w:iCs/>
        </w:rPr>
        <w:t xml:space="preserve">C. </w:t>
      </w:r>
      <w:proofErr w:type="spellStart"/>
      <w:r>
        <w:rPr>
          <w:i/>
          <w:iCs/>
        </w:rPr>
        <w:t>partellus</w:t>
      </w:r>
      <w:proofErr w:type="spellEnd"/>
      <w:r>
        <w:t xml:space="preserve"> in Africa under warmer temperatures through the development of life-table parameters. Bulletin of Entomological Research 104:809–822.</w:t>
      </w:r>
    </w:p>
    <w:p w14:paraId="50D8A8C0" w14:textId="77777777" w:rsidR="005C2EE1" w:rsidRDefault="005C2EE1" w:rsidP="005C2EE1">
      <w:pPr>
        <w:pStyle w:val="Bibliography"/>
      </w:pPr>
      <w:proofErr w:type="spellStart"/>
      <w:r>
        <w:t>Kharouba</w:t>
      </w:r>
      <w:proofErr w:type="spellEnd"/>
      <w:r>
        <w:t xml:space="preserve">, H. M., J. </w:t>
      </w:r>
      <w:proofErr w:type="spellStart"/>
      <w:r>
        <w:t>Ehrlén</w:t>
      </w:r>
      <w:proofErr w:type="spellEnd"/>
      <w:r>
        <w:t xml:space="preserve">, A. Gelman, K. Bolmgren, J. M. Allen, S. E. Travers, and E. M. </w:t>
      </w:r>
      <w:proofErr w:type="spellStart"/>
      <w:r>
        <w:t>Wolkovich</w:t>
      </w:r>
      <w:proofErr w:type="spellEnd"/>
      <w:r>
        <w:t>. 2018. Global shifts in the phenological synchrony of species interactions over recent decades. Proceedings of the National Academy of Sciences 115:5211–5216.</w:t>
      </w:r>
    </w:p>
    <w:p w14:paraId="22CEBBAC" w14:textId="77777777" w:rsidR="005C2EE1" w:rsidRDefault="005C2EE1" w:rsidP="005C2EE1">
      <w:pPr>
        <w:pStyle w:val="Bibliography"/>
      </w:pPr>
      <w:proofErr w:type="spellStart"/>
      <w:r>
        <w:t>Kharouba</w:t>
      </w:r>
      <w:proofErr w:type="spellEnd"/>
      <w:r>
        <w:t xml:space="preserve">, H. M., and E. M. </w:t>
      </w:r>
      <w:proofErr w:type="spellStart"/>
      <w:r>
        <w:t>Wolkovich</w:t>
      </w:r>
      <w:proofErr w:type="spellEnd"/>
      <w:r>
        <w:t>. 2020. Disconnects between ecological theory and data in phenological mismatch research. Nature Climate Change 10:406–415.</w:t>
      </w:r>
    </w:p>
    <w:p w14:paraId="70027ADE" w14:textId="77777777" w:rsidR="005C2EE1" w:rsidRDefault="005C2EE1" w:rsidP="005C2EE1">
      <w:pPr>
        <w:pStyle w:val="Bibliography"/>
      </w:pPr>
      <w:proofErr w:type="spellStart"/>
      <w:r>
        <w:t>Kharouba</w:t>
      </w:r>
      <w:proofErr w:type="spellEnd"/>
      <w:r>
        <w:t xml:space="preserve">, H. M., and L. H. Yang. 2021. Disentangling the direct, indirect, and combined effects of experimental warming on a plant–insect herbivore interaction. Ecosphere </w:t>
      </w:r>
      <w:proofErr w:type="gramStart"/>
      <w:r>
        <w:t>12:e</w:t>
      </w:r>
      <w:proofErr w:type="gramEnd"/>
      <w:r>
        <w:t>03778.</w:t>
      </w:r>
    </w:p>
    <w:p w14:paraId="2A307822" w14:textId="77777777" w:rsidR="005C2EE1" w:rsidRDefault="005C2EE1" w:rsidP="005C2EE1">
      <w:pPr>
        <w:pStyle w:val="Bibliography"/>
      </w:pPr>
      <w:r>
        <w:t xml:space="preserve">Khelifa, R., W. U. </w:t>
      </w:r>
      <w:proofErr w:type="spellStart"/>
      <w:r>
        <w:t>Blanckenhorn</w:t>
      </w:r>
      <w:proofErr w:type="spellEnd"/>
      <w:r>
        <w:t>, J. Roy, P. T. Rohner, and H. Mahdjoub. 2019. Usefulness and limitations of thermal performance curves in predicting ectotherm development under climatic variability. Journal of Animal Ecology 88:1901–1912.</w:t>
      </w:r>
    </w:p>
    <w:p w14:paraId="207D6FF8" w14:textId="77777777" w:rsidR="005C2EE1" w:rsidRDefault="005C2EE1" w:rsidP="005C2EE1">
      <w:pPr>
        <w:pStyle w:val="Bibliography"/>
      </w:pPr>
      <w:r>
        <w:lastRenderedPageBreak/>
        <w:t>Kingsolver, J. G., H. Arthur Woods, L. B. Buckley, K. A. Potter, H. J. MacLean, and J. K. Higgins. 2011. Complex Life Cycles and the Responses of Insects to Climate Change. Integrative and Comparative Biology 51:719–732.</w:t>
      </w:r>
    </w:p>
    <w:p w14:paraId="073D38BE" w14:textId="77777777" w:rsidR="005C2EE1" w:rsidRDefault="005C2EE1" w:rsidP="005C2EE1">
      <w:pPr>
        <w:pStyle w:val="Bibliography"/>
      </w:pPr>
      <w:r>
        <w:t xml:space="preserve">Kroschel, J., M. Sporleder, H. E. Z. </w:t>
      </w:r>
      <w:proofErr w:type="spellStart"/>
      <w:r>
        <w:t>Tonnang</w:t>
      </w:r>
      <w:proofErr w:type="spellEnd"/>
      <w:r>
        <w:t xml:space="preserve">, H. Juarez, P. </w:t>
      </w:r>
      <w:proofErr w:type="spellStart"/>
      <w:r>
        <w:t>Carhuapoma</w:t>
      </w:r>
      <w:proofErr w:type="spellEnd"/>
      <w:r>
        <w:t xml:space="preserve">, J. C. Gonzales, and R. Simon. 2013. Predicting climate-change-caused changes in global temperature on potato tuber moth </w:t>
      </w:r>
      <w:proofErr w:type="spellStart"/>
      <w:r>
        <w:t>Phthorimaea</w:t>
      </w:r>
      <w:proofErr w:type="spellEnd"/>
      <w:r>
        <w:t xml:space="preserve"> </w:t>
      </w:r>
      <w:proofErr w:type="spellStart"/>
      <w:r>
        <w:t>operculella</w:t>
      </w:r>
      <w:proofErr w:type="spellEnd"/>
      <w:r>
        <w:t xml:space="preserve"> (Zeller) distribution and abundance using phenology modeling and GIS mapping. AGRICULTURAL AND FOREST METEOROLOGY 170:228–241.</w:t>
      </w:r>
    </w:p>
    <w:p w14:paraId="52B6749D" w14:textId="77777777" w:rsidR="005C2EE1" w:rsidRDefault="005C2EE1" w:rsidP="005C2EE1">
      <w:pPr>
        <w:pStyle w:val="Bibliography"/>
      </w:pPr>
      <w:r>
        <w:t xml:space="preserve">Lehmann, P., T. </w:t>
      </w:r>
      <w:proofErr w:type="spellStart"/>
      <w:r>
        <w:t>Ammunét</w:t>
      </w:r>
      <w:proofErr w:type="spellEnd"/>
      <w:r>
        <w:t xml:space="preserve">, M. Barton, A. Battisti, S. D. Eigenbrode, J. U. Jepsen, G. </w:t>
      </w:r>
      <w:proofErr w:type="spellStart"/>
      <w:r>
        <w:t>Kalinkat</w:t>
      </w:r>
      <w:proofErr w:type="spellEnd"/>
      <w:r>
        <w:t>, S. Neuvonen, P. Niemelä, J. S. Terblanche, B. Økland, and C. Björkman. 2020. Complex responses of global insect pests to climate warming. Frontiers in Ecology and the Environment 18:141–150.</w:t>
      </w:r>
    </w:p>
    <w:p w14:paraId="3CA48F97" w14:textId="77777777" w:rsidR="005C2EE1" w:rsidRDefault="005C2EE1" w:rsidP="005C2EE1">
      <w:pPr>
        <w:pStyle w:val="Bibliography"/>
      </w:pPr>
      <w:r>
        <w:t>Levy, O., L. B. Buckley, T. H. Keitt, and M. J. Angilletta. 2016. Ontogeny constrains phenology: opportunities for activity and reproduction interact to dictate potential phenologies in a changing climate. Ecology Letters 19:620–628.</w:t>
      </w:r>
    </w:p>
    <w:p w14:paraId="1025648E" w14:textId="77777777" w:rsidR="005C2EE1" w:rsidRDefault="005C2EE1" w:rsidP="005C2EE1">
      <w:pPr>
        <w:pStyle w:val="Bibliography"/>
      </w:pPr>
      <w:r>
        <w:t xml:space="preserve">Levy, O., L. B. Buckley, T. H. Keitt, C. D. Smith, K. O. Boateng, D. S. Kumar, and M. J. Angilletta. 2015. Resolving the life cycle alters </w:t>
      </w:r>
      <w:proofErr w:type="gramStart"/>
      <w:r>
        <w:t>expected</w:t>
      </w:r>
      <w:proofErr w:type="gramEnd"/>
      <w:r>
        <w:t xml:space="preserve"> impacts of climate change. Proceedings of the Royal Society B: Biological Sciences 282:20150837.</w:t>
      </w:r>
    </w:p>
    <w:p w14:paraId="058F671E" w14:textId="77777777" w:rsidR="005C2EE1" w:rsidRDefault="005C2EE1" w:rsidP="005C2EE1">
      <w:pPr>
        <w:pStyle w:val="Bibliography"/>
      </w:pPr>
      <w:r>
        <w:t xml:space="preserve">Lewis, A. S. L., C. R. Rollinson, A. J. Allyn, J. </w:t>
      </w:r>
      <w:proofErr w:type="spellStart"/>
      <w:r>
        <w:t>Ashander</w:t>
      </w:r>
      <w:proofErr w:type="spellEnd"/>
      <w:r>
        <w:t>, S. Brodie, C. B. Brookson, E. Collins, M. C. Dietze, A. S. Gallinat, N. Juvigny-Khenafou, G. Koren, D</w:t>
      </w:r>
      <w:proofErr w:type="gramStart"/>
      <w:r>
        <w:t>. J</w:t>
      </w:r>
      <w:proofErr w:type="gramEnd"/>
      <w:r>
        <w:t xml:space="preserve">. McGlinn, H. </w:t>
      </w:r>
      <w:proofErr w:type="spellStart"/>
      <w:r>
        <w:t>Moustahfid</w:t>
      </w:r>
      <w:proofErr w:type="spellEnd"/>
      <w:r>
        <w:t xml:space="preserve">, J. A. Peters, N. R. Record, C. J. Robbins, J. Tonkin, and G. M. Wardle. </w:t>
      </w:r>
      <w:r>
        <w:lastRenderedPageBreak/>
        <w:t>2022. The power of forecasts to advance ecological theory. Methods in Ecology and Evolution 00.</w:t>
      </w:r>
    </w:p>
    <w:p w14:paraId="6973A0F8" w14:textId="77777777" w:rsidR="005C2EE1" w:rsidRDefault="005C2EE1" w:rsidP="005C2EE1">
      <w:pPr>
        <w:pStyle w:val="Bibliography"/>
      </w:pPr>
      <w:r>
        <w:t>Liu, S.-S., G.-M. Zhang, and J. Zhu. 1995. Influence of Temperature Variations on Rate of Development in Insects: Analysis of Case Studies from Entomological Literature. Annals of the Entomological Society of America 88:107–119.</w:t>
      </w:r>
    </w:p>
    <w:p w14:paraId="13F33758" w14:textId="77777777" w:rsidR="005C2EE1" w:rsidRDefault="005C2EE1" w:rsidP="005C2EE1">
      <w:pPr>
        <w:pStyle w:val="Bibliography"/>
      </w:pPr>
      <w:proofErr w:type="spellStart"/>
      <w:r>
        <w:t>Manrakhan</w:t>
      </w:r>
      <w:proofErr w:type="spellEnd"/>
      <w:r>
        <w:t xml:space="preserve">, A. 2020. </w:t>
      </w:r>
      <w:proofErr w:type="spellStart"/>
      <w:r>
        <w:t>Bactrocera</w:t>
      </w:r>
      <w:proofErr w:type="spellEnd"/>
      <w:r>
        <w:t xml:space="preserve"> dorsalis (Oriental fruit fly). CABI Compendium CABI Compendium:17685.</w:t>
      </w:r>
    </w:p>
    <w:p w14:paraId="749ED7FF" w14:textId="77777777" w:rsidR="005C2EE1" w:rsidRDefault="005C2EE1" w:rsidP="005C2EE1">
      <w:pPr>
        <w:pStyle w:val="Bibliography"/>
      </w:pPr>
      <w:r>
        <w:t xml:space="preserve">Martin, T. L., and R. B. Huey. 2008. Why “suboptimal” is optimal: Jensen’s inequality and ectotherm thermal preferences. The American Naturalist </w:t>
      </w:r>
      <w:proofErr w:type="gramStart"/>
      <w:r>
        <w:t>171:E</w:t>
      </w:r>
      <w:proofErr w:type="gramEnd"/>
      <w:r>
        <w:t>102-118.</w:t>
      </w:r>
    </w:p>
    <w:p w14:paraId="0CD15836" w14:textId="77777777" w:rsidR="005C2EE1" w:rsidRPr="005C2EE1" w:rsidRDefault="005C2EE1" w:rsidP="005C2EE1">
      <w:pPr>
        <w:pStyle w:val="Bibliography"/>
        <w:rPr>
          <w:lang w:val="es-ES"/>
        </w:rPr>
      </w:pPr>
      <w:r>
        <w:t xml:space="preserve">Miano, F. N., T. Jiang, J. Zhang, W.-N. Zhang, Y. Peng, and H.-J. Xiao. 2022. Identification and up-regulation of three small heat shock proteins in summer and winter diapause in response to temperature stress in Pieris </w:t>
      </w:r>
      <w:proofErr w:type="spellStart"/>
      <w:r>
        <w:t>melete</w:t>
      </w:r>
      <w:proofErr w:type="spellEnd"/>
      <w:r>
        <w:t xml:space="preserve">. </w:t>
      </w:r>
      <w:r w:rsidRPr="005C2EE1">
        <w:rPr>
          <w:lang w:val="es-ES"/>
        </w:rPr>
        <w:t xml:space="preserve">International </w:t>
      </w:r>
      <w:proofErr w:type="spellStart"/>
      <w:r w:rsidRPr="005C2EE1">
        <w:rPr>
          <w:lang w:val="es-ES"/>
        </w:rPr>
        <w:t>Journal</w:t>
      </w:r>
      <w:proofErr w:type="spellEnd"/>
      <w:r w:rsidRPr="005C2EE1">
        <w:rPr>
          <w:lang w:val="es-ES"/>
        </w:rPr>
        <w:t xml:space="preserve"> </w:t>
      </w:r>
      <w:proofErr w:type="spellStart"/>
      <w:r w:rsidRPr="005C2EE1">
        <w:rPr>
          <w:lang w:val="es-ES"/>
        </w:rPr>
        <w:t>of</w:t>
      </w:r>
      <w:proofErr w:type="spellEnd"/>
      <w:r w:rsidRPr="005C2EE1">
        <w:rPr>
          <w:lang w:val="es-ES"/>
        </w:rPr>
        <w:t xml:space="preserve"> </w:t>
      </w:r>
      <w:proofErr w:type="spellStart"/>
      <w:r w:rsidRPr="005C2EE1">
        <w:rPr>
          <w:lang w:val="es-ES"/>
        </w:rPr>
        <w:t>Biological</w:t>
      </w:r>
      <w:proofErr w:type="spellEnd"/>
      <w:r w:rsidRPr="005C2EE1">
        <w:rPr>
          <w:lang w:val="es-ES"/>
        </w:rPr>
        <w:t xml:space="preserve"> </w:t>
      </w:r>
      <w:proofErr w:type="spellStart"/>
      <w:r w:rsidRPr="005C2EE1">
        <w:rPr>
          <w:lang w:val="es-ES"/>
        </w:rPr>
        <w:t>Macromolecules</w:t>
      </w:r>
      <w:proofErr w:type="spellEnd"/>
      <w:r w:rsidRPr="005C2EE1">
        <w:rPr>
          <w:lang w:val="es-ES"/>
        </w:rPr>
        <w:t xml:space="preserve"> 209:1144–1154.</w:t>
      </w:r>
    </w:p>
    <w:p w14:paraId="5631CBC9" w14:textId="77777777" w:rsidR="005C2EE1" w:rsidRPr="005C2EE1" w:rsidRDefault="005C2EE1" w:rsidP="005C2EE1">
      <w:pPr>
        <w:pStyle w:val="Bibliography"/>
        <w:rPr>
          <w:lang w:val="es-ES"/>
        </w:rPr>
      </w:pPr>
      <w:r w:rsidRPr="005C2EE1">
        <w:rPr>
          <w:lang w:val="es-ES"/>
        </w:rPr>
        <w:t>Ministerio de Agricultura, Alimentación y Pesca (MAPA, Gobierno de España). 2023. Avances de superficies y producciones de cultivos. Pages 1–67. Informe Mensual, Subsecretaría de Agricultura, Pesca y Alimentación. Subdirección General de Análisis, Coordinación y Estadística.</w:t>
      </w:r>
    </w:p>
    <w:p w14:paraId="4F63B263" w14:textId="77777777" w:rsidR="005C2EE1" w:rsidRDefault="005C2EE1" w:rsidP="005C2EE1">
      <w:pPr>
        <w:pStyle w:val="Bibliography"/>
      </w:pPr>
      <w:r w:rsidRPr="005C2EE1">
        <w:rPr>
          <w:lang w:val="es-ES"/>
        </w:rPr>
        <w:t xml:space="preserve">Moore, N. A., I. Morales-Castilla, A. L. Hargreaves, M. Á. Olalla-Tárraga, F. Villalobos, P. </w:t>
      </w:r>
      <w:proofErr w:type="spellStart"/>
      <w:r w:rsidRPr="005C2EE1">
        <w:rPr>
          <w:lang w:val="es-ES"/>
        </w:rPr>
        <w:t>Calosi</w:t>
      </w:r>
      <w:proofErr w:type="spellEnd"/>
      <w:r w:rsidRPr="005C2EE1">
        <w:rPr>
          <w:lang w:val="es-ES"/>
        </w:rPr>
        <w:t xml:space="preserve">, S. </w:t>
      </w:r>
      <w:proofErr w:type="spellStart"/>
      <w:r w:rsidRPr="005C2EE1">
        <w:rPr>
          <w:lang w:val="es-ES"/>
        </w:rPr>
        <w:t>Clusella</w:t>
      </w:r>
      <w:proofErr w:type="spellEnd"/>
      <w:r w:rsidRPr="005C2EE1">
        <w:rPr>
          <w:lang w:val="es-ES"/>
        </w:rPr>
        <w:t xml:space="preserve">-Trullas, J. G. Rubalcaba, A. C. Algar, B. Martínez, L. Rodríguez, S. </w:t>
      </w:r>
      <w:proofErr w:type="spellStart"/>
      <w:r w:rsidRPr="005C2EE1">
        <w:rPr>
          <w:lang w:val="es-ES"/>
        </w:rPr>
        <w:t>Gravel</w:t>
      </w:r>
      <w:proofErr w:type="spellEnd"/>
      <w:r w:rsidRPr="005C2EE1">
        <w:rPr>
          <w:lang w:val="es-ES"/>
        </w:rPr>
        <w:t xml:space="preserve">, J. M. Bennett, G. C. Vega, C. </w:t>
      </w:r>
      <w:proofErr w:type="spellStart"/>
      <w:r w:rsidRPr="005C2EE1">
        <w:rPr>
          <w:lang w:val="es-ES"/>
        </w:rPr>
        <w:t>Rahbek</w:t>
      </w:r>
      <w:proofErr w:type="spellEnd"/>
      <w:r w:rsidRPr="005C2EE1">
        <w:rPr>
          <w:lang w:val="es-ES"/>
        </w:rPr>
        <w:t xml:space="preserve">, M. B. Araújo, J. R. Bernhardt, and J. M. </w:t>
      </w:r>
      <w:proofErr w:type="spellStart"/>
      <w:r w:rsidRPr="005C2EE1">
        <w:rPr>
          <w:lang w:val="es-ES"/>
        </w:rPr>
        <w:t>Sunday</w:t>
      </w:r>
      <w:proofErr w:type="spellEnd"/>
      <w:r w:rsidRPr="005C2EE1">
        <w:rPr>
          <w:lang w:val="es-ES"/>
        </w:rPr>
        <w:t xml:space="preserve">. </w:t>
      </w:r>
      <w:r>
        <w:t>2023. Temperate species underfill their tropical thermal potentials on land. Nature Ecology &amp; Evolution:1–11.</w:t>
      </w:r>
    </w:p>
    <w:p w14:paraId="3EBF6E09" w14:textId="77777777" w:rsidR="005C2EE1" w:rsidRDefault="005C2EE1" w:rsidP="005C2EE1">
      <w:pPr>
        <w:pStyle w:val="Bibliography"/>
      </w:pPr>
      <w:r>
        <w:lastRenderedPageBreak/>
        <w:t xml:space="preserve">Padfield, D., H. O’Sullivan, and S. Pawar. 2021. </w:t>
      </w:r>
      <w:proofErr w:type="spellStart"/>
      <w:r>
        <w:t>rTPC</w:t>
      </w:r>
      <w:proofErr w:type="spellEnd"/>
      <w:r>
        <w:t xml:space="preserve"> and </w:t>
      </w:r>
      <w:proofErr w:type="spellStart"/>
      <w:proofErr w:type="gramStart"/>
      <w:r>
        <w:t>nls.multstart</w:t>
      </w:r>
      <w:proofErr w:type="spellEnd"/>
      <w:proofErr w:type="gramEnd"/>
      <w:r>
        <w:t>: A new pipeline to fit thermal performance curves in r. Methods in Ecology and Evolution 12:1138–1143.</w:t>
      </w:r>
    </w:p>
    <w:p w14:paraId="50ED2297" w14:textId="77777777" w:rsidR="005C2EE1" w:rsidRDefault="005C2EE1" w:rsidP="005C2EE1">
      <w:pPr>
        <w:pStyle w:val="Bibliography"/>
      </w:pPr>
      <w:r>
        <w:t xml:space="preserve">Parmesan, C., M. D. </w:t>
      </w:r>
      <w:proofErr w:type="spellStart"/>
      <w:r>
        <w:t>Morecroft</w:t>
      </w:r>
      <w:proofErr w:type="spellEnd"/>
      <w:r>
        <w:t xml:space="preserve">, Y. </w:t>
      </w:r>
      <w:proofErr w:type="spellStart"/>
      <w:r>
        <w:t>Trisurat</w:t>
      </w:r>
      <w:proofErr w:type="spellEnd"/>
      <w:r>
        <w:t xml:space="preserve">, R. Adrian, G. Z. </w:t>
      </w:r>
      <w:proofErr w:type="spellStart"/>
      <w:r>
        <w:t>Anshari</w:t>
      </w:r>
      <w:proofErr w:type="spellEnd"/>
      <w:r>
        <w:t xml:space="preserve">, A. Arneth, Q. Gao, P. Gonzalez, R. Harris, J. Price, N. Stevens, and G. H. </w:t>
      </w:r>
      <w:proofErr w:type="spellStart"/>
      <w:r>
        <w:t>Talukdarr</w:t>
      </w:r>
      <w:proofErr w:type="spellEnd"/>
      <w:r>
        <w:t xml:space="preserve">. 2022. Terrestrial and Freshwater Ecosystems and Their Services. Pages 197–377 Climate Change 2022: Impacts, Adaptation and Vulnerability. [H.-O. </w:t>
      </w:r>
      <w:proofErr w:type="spellStart"/>
      <w:r>
        <w:t>Pörtner</w:t>
      </w:r>
      <w:proofErr w:type="spellEnd"/>
      <w:r>
        <w:t xml:space="preserve">, D.C. Roberts, M. Tignor, E.S. </w:t>
      </w:r>
      <w:proofErr w:type="spellStart"/>
      <w:r>
        <w:t>Poloczanska</w:t>
      </w:r>
      <w:proofErr w:type="spellEnd"/>
      <w:r>
        <w:t xml:space="preserve">, K. </w:t>
      </w:r>
      <w:proofErr w:type="spellStart"/>
      <w:r>
        <w:t>Mintenbeck</w:t>
      </w:r>
      <w:proofErr w:type="spellEnd"/>
      <w:r>
        <w:t xml:space="preserve">, A. Alegría, M. Craig, S. Langsdorf, S. </w:t>
      </w:r>
      <w:proofErr w:type="spellStart"/>
      <w:r>
        <w:t>Löschke</w:t>
      </w:r>
      <w:proofErr w:type="spellEnd"/>
      <w:r>
        <w:t xml:space="preserve">, V. Möller, A. </w:t>
      </w:r>
      <w:proofErr w:type="spellStart"/>
      <w:r>
        <w:t>Okem</w:t>
      </w:r>
      <w:proofErr w:type="spellEnd"/>
      <w:r>
        <w:t>, B. Rama (eds.)]. Cambridge University Press, Cambridge, UK and New York, NY, USA.</w:t>
      </w:r>
    </w:p>
    <w:p w14:paraId="3454D419" w14:textId="77777777" w:rsidR="005C2EE1" w:rsidRDefault="005C2EE1" w:rsidP="005C2EE1">
      <w:pPr>
        <w:pStyle w:val="Bibliography"/>
      </w:pPr>
      <w:r>
        <w:t xml:space="preserve">Pawar, S., P. J. Huxley, T. R. C. Smallwood, M. L. Nesbit, A. H. H. Chan, M. S. </w:t>
      </w:r>
      <w:proofErr w:type="spellStart"/>
      <w:r>
        <w:t>Shocket</w:t>
      </w:r>
      <w:proofErr w:type="spellEnd"/>
      <w:r>
        <w:t>, L. R. Johnson, D.-G. Kontopoulos, and L. J. Cator. 2024. Variation in temperature of peak trait performance constrains adaptation of arthropod populations to climatic warming. Nature Ecology &amp; Evolution:1–11.</w:t>
      </w:r>
    </w:p>
    <w:p w14:paraId="3559835F" w14:textId="77777777" w:rsidR="005C2EE1" w:rsidRDefault="005C2EE1" w:rsidP="005C2EE1">
      <w:pPr>
        <w:pStyle w:val="Bibliography"/>
      </w:pPr>
      <w:proofErr w:type="spellStart"/>
      <w:r>
        <w:t>Pincebourde</w:t>
      </w:r>
      <w:proofErr w:type="spellEnd"/>
      <w:r>
        <w:t>, S., and J. Casas. 2015. Warming tolerance across insect ontogeny: influence of joint shifts in microclimates and thermal limits. Ecology 96:986–997.</w:t>
      </w:r>
    </w:p>
    <w:p w14:paraId="4611A782" w14:textId="77777777" w:rsidR="005C2EE1" w:rsidRDefault="005C2EE1" w:rsidP="005C2EE1">
      <w:pPr>
        <w:pStyle w:val="Bibliography"/>
      </w:pPr>
      <w:proofErr w:type="spellStart"/>
      <w:r>
        <w:t>Pincebourde</w:t>
      </w:r>
      <w:proofErr w:type="spellEnd"/>
      <w:r>
        <w:t xml:space="preserve">, S., and J. Casas. 2019. Narrow safety margin </w:t>
      </w:r>
      <w:proofErr w:type="gramStart"/>
      <w:r>
        <w:t>in</w:t>
      </w:r>
      <w:proofErr w:type="gramEnd"/>
      <w:r>
        <w:t xml:space="preserve"> the </w:t>
      </w:r>
      <w:proofErr w:type="spellStart"/>
      <w:r>
        <w:t>phyllosphere</w:t>
      </w:r>
      <w:proofErr w:type="spellEnd"/>
      <w:r>
        <w:t xml:space="preserve"> during thermal extremes. Proceedings of the National Academy of Sciences 116:5588–5596.</w:t>
      </w:r>
    </w:p>
    <w:p w14:paraId="2E53F175" w14:textId="77777777" w:rsidR="005C2EE1" w:rsidRDefault="005C2EE1" w:rsidP="005C2EE1">
      <w:pPr>
        <w:pStyle w:val="Bibliography"/>
      </w:pPr>
      <w:r>
        <w:t xml:space="preserve">Pollard, C. P., C. T. Griffin, R. de Andrade Moral, C. Duffy, J. </w:t>
      </w:r>
      <w:proofErr w:type="spellStart"/>
      <w:r>
        <w:t>Chuche</w:t>
      </w:r>
      <w:proofErr w:type="spellEnd"/>
      <w:r>
        <w:t xml:space="preserve">, M. T. Gaffney, R. M. Fealy, and R. Fealy. 2020. </w:t>
      </w:r>
      <w:proofErr w:type="spellStart"/>
      <w:r>
        <w:t>phenModel</w:t>
      </w:r>
      <w:proofErr w:type="spellEnd"/>
      <w:r>
        <w:t xml:space="preserve">: A temperature-dependent phenology/voltinism model for </w:t>
      </w:r>
      <w:proofErr w:type="gramStart"/>
      <w:r>
        <w:t>a</w:t>
      </w:r>
      <w:proofErr w:type="gramEnd"/>
      <w:r>
        <w:t xml:space="preserve"> herbivorous insect incorporating facultative diapause and budburst. Ecological Modelling 416:108910.</w:t>
      </w:r>
    </w:p>
    <w:p w14:paraId="6562D710" w14:textId="77777777" w:rsidR="005C2EE1" w:rsidRDefault="005C2EE1" w:rsidP="005C2EE1">
      <w:pPr>
        <w:pStyle w:val="Bibliography"/>
      </w:pPr>
      <w:proofErr w:type="spellStart"/>
      <w:r>
        <w:lastRenderedPageBreak/>
        <w:t>Posledovich</w:t>
      </w:r>
      <w:proofErr w:type="spellEnd"/>
      <w:r>
        <w:t xml:space="preserve">, D., T. Toftegaard, C. Wiklund, J. </w:t>
      </w:r>
      <w:proofErr w:type="spellStart"/>
      <w:r>
        <w:t>Ehrlén</w:t>
      </w:r>
      <w:proofErr w:type="spellEnd"/>
      <w:r>
        <w:t xml:space="preserve">, and K. Gotthard. 2015. Latitudinal variation in diapause duration and post-winter development in two pierid butterflies in relation to phenological specialization. </w:t>
      </w:r>
      <w:proofErr w:type="spellStart"/>
      <w:r>
        <w:t>Oecologia</w:t>
      </w:r>
      <w:proofErr w:type="spellEnd"/>
      <w:r>
        <w:t xml:space="preserve"> 177:181–190.</w:t>
      </w:r>
    </w:p>
    <w:p w14:paraId="1BE17E8B" w14:textId="77777777" w:rsidR="005C2EE1" w:rsidRDefault="005C2EE1" w:rsidP="005C2EE1">
      <w:pPr>
        <w:pStyle w:val="Bibliography"/>
      </w:pPr>
      <w:proofErr w:type="spellStart"/>
      <w:r>
        <w:t>Pulatov</w:t>
      </w:r>
      <w:proofErr w:type="spellEnd"/>
      <w:r>
        <w:t xml:space="preserve">, B., A. M. Jönsson, R. A. I. Wilcke, M.-L. </w:t>
      </w:r>
      <w:proofErr w:type="spellStart"/>
      <w:r>
        <w:t>Linderson</w:t>
      </w:r>
      <w:proofErr w:type="spellEnd"/>
      <w:r>
        <w:t xml:space="preserve">, K. Hall, and L. </w:t>
      </w:r>
      <w:proofErr w:type="spellStart"/>
      <w:r>
        <w:t>Bärring</w:t>
      </w:r>
      <w:proofErr w:type="spellEnd"/>
      <w:r>
        <w:t xml:space="preserve">. 2016. Evaluation of the phenological synchrony between potato </w:t>
      </w:r>
      <w:proofErr w:type="gramStart"/>
      <w:r>
        <w:t>crop</w:t>
      </w:r>
      <w:proofErr w:type="gramEnd"/>
      <w:r>
        <w:t xml:space="preserve"> and Colorado potato beetle under future climate in Europe. Agriculture, Ecosystems &amp; Environment 224:39–49.</w:t>
      </w:r>
    </w:p>
    <w:p w14:paraId="34C06C65" w14:textId="77777777" w:rsidR="005C2EE1" w:rsidRDefault="005C2EE1" w:rsidP="005C2EE1">
      <w:pPr>
        <w:pStyle w:val="Bibliography"/>
      </w:pPr>
      <w:proofErr w:type="spellStart"/>
      <w:r>
        <w:t>Pureswaran</w:t>
      </w:r>
      <w:proofErr w:type="spellEnd"/>
      <w:r>
        <w:t xml:space="preserve">, D. S., L. D. </w:t>
      </w:r>
      <w:proofErr w:type="spellStart"/>
      <w:r>
        <w:t>Grandpré</w:t>
      </w:r>
      <w:proofErr w:type="spellEnd"/>
      <w:r>
        <w:t xml:space="preserve">, D. Paré, A. Taylor, M. Barrette, H. Morin, J. </w:t>
      </w:r>
      <w:proofErr w:type="spellStart"/>
      <w:r>
        <w:t>Régnière</w:t>
      </w:r>
      <w:proofErr w:type="spellEnd"/>
      <w:r>
        <w:t>, and D. D. Kneeshaw. 2015. Climate-induced changes in host tree–insect phenology may drive ecological state-shift in boreal forests. Ecology 96:1480–1491.</w:t>
      </w:r>
    </w:p>
    <w:p w14:paraId="550B269F" w14:textId="77777777" w:rsidR="005C2EE1" w:rsidRDefault="005C2EE1" w:rsidP="005C2EE1">
      <w:pPr>
        <w:pStyle w:val="Bibliography"/>
      </w:pPr>
      <w:proofErr w:type="spellStart"/>
      <w:r>
        <w:t>Pureswaran</w:t>
      </w:r>
      <w:proofErr w:type="spellEnd"/>
      <w:r>
        <w:t xml:space="preserve">, D. S., M. Neau, M. Marchand, L. De </w:t>
      </w:r>
      <w:proofErr w:type="spellStart"/>
      <w:r>
        <w:t>Grandpré</w:t>
      </w:r>
      <w:proofErr w:type="spellEnd"/>
      <w:r>
        <w:t>, and D. Kneeshaw. 2019. Phenological synchrony between eastern spruce budworm and its host trees increases with warmer temperatures in the boreal forest. Ecology and Evolution 9:576–586.</w:t>
      </w:r>
    </w:p>
    <w:p w14:paraId="27D589FD" w14:textId="77777777" w:rsidR="005C2EE1" w:rsidRDefault="005C2EE1" w:rsidP="005C2EE1">
      <w:pPr>
        <w:pStyle w:val="Bibliography"/>
      </w:pPr>
      <w:r>
        <w:t>Quinn, B. K. 2017. A critical review of the use and performance of different function types for modeling temperature-dependent development of arthropod larvae. Journal of Thermal Biology 63:65–77.</w:t>
      </w:r>
    </w:p>
    <w:p w14:paraId="461B7BC9" w14:textId="77777777" w:rsidR="005C2EE1" w:rsidRDefault="005C2EE1" w:rsidP="005C2EE1">
      <w:pPr>
        <w:pStyle w:val="Bibliography"/>
      </w:pPr>
      <w:proofErr w:type="spellStart"/>
      <w:r>
        <w:t>Radchuk</w:t>
      </w:r>
      <w:proofErr w:type="spellEnd"/>
      <w:r>
        <w:t xml:space="preserve">, V., C. </w:t>
      </w:r>
      <w:proofErr w:type="spellStart"/>
      <w:r>
        <w:t>Turlure</w:t>
      </w:r>
      <w:proofErr w:type="spellEnd"/>
      <w:r>
        <w:t xml:space="preserve">, and N. </w:t>
      </w:r>
      <w:proofErr w:type="spellStart"/>
      <w:r>
        <w:t>Schtickzelle</w:t>
      </w:r>
      <w:proofErr w:type="spellEnd"/>
      <w:r>
        <w:t>. 2013. Each life stage matters: the importance of assessing the response to climate change over the complete life cycle in butterflies. Journal of Animal Ecology 82:275–285.</w:t>
      </w:r>
    </w:p>
    <w:p w14:paraId="2768B5CC" w14:textId="77777777" w:rsidR="005C2EE1" w:rsidRDefault="005C2EE1" w:rsidP="005C2EE1">
      <w:pPr>
        <w:pStyle w:val="Bibliography"/>
      </w:pPr>
      <w:proofErr w:type="spellStart"/>
      <w:r>
        <w:lastRenderedPageBreak/>
        <w:t>Rebaudo</w:t>
      </w:r>
      <w:proofErr w:type="spellEnd"/>
      <w:r>
        <w:t xml:space="preserve">, F., and V.-B. Rabhi. 2018. Modeling temperature-dependent development rate and phenology in insects: review of major developments, challenges, and future directions. </w:t>
      </w:r>
      <w:proofErr w:type="spellStart"/>
      <w:r>
        <w:t>Entomologia</w:t>
      </w:r>
      <w:proofErr w:type="spellEnd"/>
      <w:r>
        <w:t xml:space="preserve"> </w:t>
      </w:r>
      <w:proofErr w:type="spellStart"/>
      <w:r>
        <w:t>Experimentalis</w:t>
      </w:r>
      <w:proofErr w:type="spellEnd"/>
      <w:r>
        <w:t xml:space="preserve"> et </w:t>
      </w:r>
      <w:proofErr w:type="spellStart"/>
      <w:r>
        <w:t>Applicata</w:t>
      </w:r>
      <w:proofErr w:type="spellEnd"/>
      <w:r>
        <w:t xml:space="preserve"> 166:607–617.</w:t>
      </w:r>
    </w:p>
    <w:p w14:paraId="77131C89" w14:textId="77777777" w:rsidR="005C2EE1" w:rsidRDefault="005C2EE1" w:rsidP="005C2EE1">
      <w:pPr>
        <w:pStyle w:val="Bibliography"/>
      </w:pPr>
      <w:proofErr w:type="spellStart"/>
      <w:r>
        <w:t>Rebaudo</w:t>
      </w:r>
      <w:proofErr w:type="spellEnd"/>
      <w:r>
        <w:t xml:space="preserve">, F., Q. </w:t>
      </w:r>
      <w:proofErr w:type="spellStart"/>
      <w:r>
        <w:t>Struelens</w:t>
      </w:r>
      <w:proofErr w:type="spellEnd"/>
      <w:r>
        <w:t xml:space="preserve">, and O. Dangles. 2018. Modelling temperature-dependent development rate and phenology in arthropods: The </w:t>
      </w:r>
      <w:proofErr w:type="spellStart"/>
      <w:r>
        <w:t>devRate</w:t>
      </w:r>
      <w:proofErr w:type="spellEnd"/>
      <w:r>
        <w:t xml:space="preserve"> package for r. Methods in Ecology and Evolution 9:1144–1150.</w:t>
      </w:r>
    </w:p>
    <w:p w14:paraId="333AB446" w14:textId="77777777" w:rsidR="005C2EE1" w:rsidRDefault="005C2EE1" w:rsidP="005C2EE1">
      <w:pPr>
        <w:pStyle w:val="Bibliography"/>
      </w:pPr>
      <w:r>
        <w:t xml:space="preserve">Régnier, B., J. Legrand, and F. </w:t>
      </w:r>
      <w:proofErr w:type="spellStart"/>
      <w:r>
        <w:t>Rebaudo</w:t>
      </w:r>
      <w:proofErr w:type="spellEnd"/>
      <w:r>
        <w:t>. 2022. Modeling Temperature-Dependent Development Rate in Insects and Implications of Experimental Design. Environmental Entomology 51:132–144.</w:t>
      </w:r>
    </w:p>
    <w:p w14:paraId="6E22A8AF" w14:textId="77777777" w:rsidR="005C2EE1" w:rsidRDefault="005C2EE1" w:rsidP="005C2EE1">
      <w:pPr>
        <w:pStyle w:val="Bibliography"/>
      </w:pPr>
      <w:proofErr w:type="spellStart"/>
      <w:r>
        <w:t>Régnière</w:t>
      </w:r>
      <w:proofErr w:type="spellEnd"/>
      <w:r>
        <w:t xml:space="preserve">, J., B. J. Bentz, J. A. Powell, and R. St-Amant. 2015. Individual-Based Modeling: Mountain Pine Beetle Seasonal Biology in Response to Climate. Pages 135–164 </w:t>
      </w:r>
      <w:r>
        <w:rPr>
          <w:i/>
          <w:iCs/>
        </w:rPr>
        <w:t>in</w:t>
      </w:r>
      <w:r>
        <w:t xml:space="preserve"> A. H. Perera, B. R. Sturtevant, and L. J. Buse, editors. Simulation Modeling of Forest Landscape Disturbances. Springer International Publishing, Cham.</w:t>
      </w:r>
    </w:p>
    <w:p w14:paraId="42AE37D0" w14:textId="77777777" w:rsidR="005C2EE1" w:rsidRDefault="005C2EE1" w:rsidP="005C2EE1">
      <w:pPr>
        <w:pStyle w:val="Bibliography"/>
      </w:pPr>
      <w:r>
        <w:t xml:space="preserve">Reineke, A., and D. </w:t>
      </w:r>
      <w:proofErr w:type="spellStart"/>
      <w:r>
        <w:t>Thiéry</w:t>
      </w:r>
      <w:proofErr w:type="spellEnd"/>
      <w:r>
        <w:t>. 2016. Grapevine insect pests and their natural enemies in the age of global warming. Journal of Pest Science 89:313–328.</w:t>
      </w:r>
    </w:p>
    <w:p w14:paraId="309FF251" w14:textId="77777777" w:rsidR="005C2EE1" w:rsidRDefault="005C2EE1" w:rsidP="005C2EE1">
      <w:pPr>
        <w:pStyle w:val="Bibliography"/>
      </w:pPr>
      <w:r>
        <w:t xml:space="preserve">Ren, P., V. </w:t>
      </w:r>
      <w:proofErr w:type="spellStart"/>
      <w:r>
        <w:t>Néron</w:t>
      </w:r>
      <w:proofErr w:type="spellEnd"/>
      <w:r>
        <w:t xml:space="preserve">, S. Rossi, E. Liang, M. Bouchard, and A. </w:t>
      </w:r>
      <w:proofErr w:type="spellStart"/>
      <w:r>
        <w:t>Deslauriers</w:t>
      </w:r>
      <w:proofErr w:type="spellEnd"/>
      <w:r>
        <w:t>. 2020. Warming counteracts defoliation-induced mismatch by increasing herbivore-plant phenological synchrony. Global Change Biology 26:2072–2080.</w:t>
      </w:r>
    </w:p>
    <w:p w14:paraId="031FD968" w14:textId="77777777" w:rsidR="005C2EE1" w:rsidRDefault="005C2EE1" w:rsidP="005C2EE1">
      <w:pPr>
        <w:pStyle w:val="Bibliography"/>
      </w:pPr>
      <w:r>
        <w:t xml:space="preserve">Ryan, S. F., E. </w:t>
      </w:r>
      <w:proofErr w:type="spellStart"/>
      <w:r>
        <w:t>Lombaert</w:t>
      </w:r>
      <w:proofErr w:type="spellEnd"/>
      <w:r>
        <w:t xml:space="preserve">, A. </w:t>
      </w:r>
      <w:proofErr w:type="spellStart"/>
      <w:r>
        <w:t>Espeset</w:t>
      </w:r>
      <w:proofErr w:type="spellEnd"/>
      <w:r>
        <w:t xml:space="preserve">, R. Vila, G. Talavera, V. Dincă, M. M. Doellman, M. A. Renshaw, M. W. Eng, E. A. </w:t>
      </w:r>
      <w:proofErr w:type="spellStart"/>
      <w:r>
        <w:t>Hornett</w:t>
      </w:r>
      <w:proofErr w:type="spellEnd"/>
      <w:r>
        <w:t xml:space="preserve">, Y. Li, M. E. </w:t>
      </w:r>
      <w:proofErr w:type="spellStart"/>
      <w:r>
        <w:t>Pfrender</w:t>
      </w:r>
      <w:proofErr w:type="spellEnd"/>
      <w:r>
        <w:t xml:space="preserve">, and D. Shoemaker. 2019. Global invasion history of the agricultural pest butterfly Pieris </w:t>
      </w:r>
      <w:proofErr w:type="spellStart"/>
      <w:r>
        <w:t>rapae</w:t>
      </w:r>
      <w:proofErr w:type="spellEnd"/>
      <w:r>
        <w:t xml:space="preserve"> revealed with </w:t>
      </w:r>
      <w:r>
        <w:lastRenderedPageBreak/>
        <w:t>genomics and citizen science. Proceedings of the National Academy of Sciences 116:20015–20024.</w:t>
      </w:r>
    </w:p>
    <w:p w14:paraId="77E4254C" w14:textId="77777777" w:rsidR="005C2EE1" w:rsidRDefault="005C2EE1" w:rsidP="005C2EE1">
      <w:pPr>
        <w:pStyle w:val="Bibliography"/>
      </w:pPr>
      <w:r>
        <w:t xml:space="preserve">Salis, L., M. </w:t>
      </w:r>
      <w:proofErr w:type="spellStart"/>
      <w:r>
        <w:t>Lof</w:t>
      </w:r>
      <w:proofErr w:type="spellEnd"/>
      <w:r>
        <w:t xml:space="preserve">, M. van Asch, and M. E. Visser. 2016. Modeling winter moth </w:t>
      </w:r>
      <w:proofErr w:type="spellStart"/>
      <w:r>
        <w:t>Operophtera</w:t>
      </w:r>
      <w:proofErr w:type="spellEnd"/>
      <w:r>
        <w:t xml:space="preserve"> </w:t>
      </w:r>
      <w:proofErr w:type="spellStart"/>
      <w:r>
        <w:t>brumata</w:t>
      </w:r>
      <w:proofErr w:type="spellEnd"/>
      <w:r>
        <w:t xml:space="preserve"> egg phenology: nonlinear effects of temperature and developmental stage on developmental rate. Oikos 125:1772–1781.</w:t>
      </w:r>
    </w:p>
    <w:p w14:paraId="0677CF7F" w14:textId="77777777" w:rsidR="005C2EE1" w:rsidRDefault="005C2EE1" w:rsidP="005C2EE1">
      <w:pPr>
        <w:pStyle w:val="Bibliography"/>
      </w:pPr>
      <w:proofErr w:type="spellStart"/>
      <w:r>
        <w:t>Samplonius</w:t>
      </w:r>
      <w:proofErr w:type="spellEnd"/>
      <w:r>
        <w:t xml:space="preserve">, J. M., A. Atkinson, C. Hassall, K. Keogan, S. J. Thackeray, J. J. Assmann, M. D. Burgess, J. Johansson, K. H. </w:t>
      </w:r>
      <w:proofErr w:type="spellStart"/>
      <w:r>
        <w:t>Macphie</w:t>
      </w:r>
      <w:proofErr w:type="spellEnd"/>
      <w:r>
        <w:t xml:space="preserve">, J. W. Pearce-Higgins, E. G. Simmonds, Ø. </w:t>
      </w:r>
      <w:proofErr w:type="spellStart"/>
      <w:r>
        <w:t>Varpe</w:t>
      </w:r>
      <w:proofErr w:type="spellEnd"/>
      <w:r>
        <w:t xml:space="preserve">, J. C. Weir, D. Z. Childs, E. F. Cole, F. Daunt, T. Hart, O. T. Lewis, N. </w:t>
      </w:r>
      <w:proofErr w:type="spellStart"/>
      <w:r>
        <w:t>Pettorelli</w:t>
      </w:r>
      <w:proofErr w:type="spellEnd"/>
      <w:r>
        <w:t>, B. C. Sheldon, and A. B. Phillimore. 2021. Strengthening the evidence base for temperature-mediated phenological asynchrony and its impacts. Nature Ecology &amp; Evolution 5:155–164.</w:t>
      </w:r>
    </w:p>
    <w:p w14:paraId="3D60017F" w14:textId="77777777" w:rsidR="005C2EE1" w:rsidRDefault="005C2EE1" w:rsidP="005C2EE1">
      <w:pPr>
        <w:pStyle w:val="Bibliography"/>
      </w:pPr>
      <w:r>
        <w:t>von Schmalensee, L., P. Caillault, K. H. Gunnarsdóttir, K. Gotthard, and P. Lehmann. 2023. Seasonal specialization drives divergent population dynamics in two closely related butterflies. Nature Communications 14:3663.</w:t>
      </w:r>
    </w:p>
    <w:p w14:paraId="27262E1E" w14:textId="77777777" w:rsidR="005C2EE1" w:rsidRDefault="005C2EE1" w:rsidP="005C2EE1">
      <w:pPr>
        <w:pStyle w:val="Bibliography"/>
      </w:pPr>
      <w:r>
        <w:t xml:space="preserve">von Schmalensee, L., K. Hulda Gunnarsdóttir, J. </w:t>
      </w:r>
      <w:proofErr w:type="spellStart"/>
      <w:r>
        <w:t>Näslund</w:t>
      </w:r>
      <w:proofErr w:type="spellEnd"/>
      <w:r>
        <w:t>, K. Gotthard, and P. Lehmann. 2021. Thermal performance under constant temperatures can accurately predict insect development times across naturally variable microclimates. Ecology Letters 24:1633–1645.</w:t>
      </w:r>
    </w:p>
    <w:p w14:paraId="7EC40B96" w14:textId="77777777" w:rsidR="005C2EE1" w:rsidRDefault="005C2EE1" w:rsidP="005C2EE1">
      <w:pPr>
        <w:pStyle w:val="Bibliography"/>
      </w:pPr>
      <w:r>
        <w:t>Schoolfield, R. M., P. J. H. Sharpe, and C. E. Magnuson. 1981. Non-linear regression of biological temperature-dependent rate models based on absolute reaction-rate theory. Journal of Theoretical Biology 88:719–731.</w:t>
      </w:r>
    </w:p>
    <w:p w14:paraId="41FD7FC4" w14:textId="77777777" w:rsidR="005C2EE1" w:rsidRDefault="005C2EE1" w:rsidP="005C2EE1">
      <w:pPr>
        <w:pStyle w:val="Bibliography"/>
      </w:pPr>
      <w:r>
        <w:lastRenderedPageBreak/>
        <w:t xml:space="preserve">Scranton, K., and P. </w:t>
      </w:r>
      <w:proofErr w:type="spellStart"/>
      <w:r>
        <w:t>Amarasekare</w:t>
      </w:r>
      <w:proofErr w:type="spellEnd"/>
      <w:r>
        <w:t>. 2017. Predicting phenological shifts in a changing climate. Proceedings of the National Academy of Sciences 114:13212–13217.</w:t>
      </w:r>
    </w:p>
    <w:p w14:paraId="351B48DD" w14:textId="77777777" w:rsidR="005C2EE1" w:rsidRDefault="005C2EE1" w:rsidP="005C2EE1">
      <w:pPr>
        <w:pStyle w:val="Bibliography"/>
      </w:pPr>
      <w:r>
        <w:t>Seiter, S., and J. Kingsolver. 2013. Environmental determinants of population divergence in life-history traits for an invasive species: climate, seasonality and natural enemies. Journal of Evolutionary Biology 26:1634–1645.</w:t>
      </w:r>
    </w:p>
    <w:p w14:paraId="72C704C6" w14:textId="77777777" w:rsidR="005C2EE1" w:rsidRDefault="005C2EE1" w:rsidP="005C2EE1">
      <w:pPr>
        <w:pStyle w:val="Bibliography"/>
      </w:pPr>
      <w:r>
        <w:t xml:space="preserve">Senior, V. L., L. C. Evans, S. R. Leather, T. H. Oliver, and K. L. Evans. 2020. Phenological responses in a sycamore–aphid–parasitoid system and consequences for aphid population dynamics: A </w:t>
      </w:r>
      <w:proofErr w:type="gramStart"/>
      <w:r>
        <w:t>20 year</w:t>
      </w:r>
      <w:proofErr w:type="gramEnd"/>
      <w:r>
        <w:t xml:space="preserve"> case study. Global Change Biology 26:2814–2828.</w:t>
      </w:r>
    </w:p>
    <w:p w14:paraId="580F0C80" w14:textId="77777777" w:rsidR="005C2EE1" w:rsidRDefault="005C2EE1" w:rsidP="005C2EE1">
      <w:pPr>
        <w:pStyle w:val="Bibliography"/>
      </w:pPr>
      <w:proofErr w:type="spellStart"/>
      <w:r>
        <w:t>Sétamou</w:t>
      </w:r>
      <w:proofErr w:type="spellEnd"/>
      <w:r>
        <w:t xml:space="preserve">, M., C. R. Simpson, O. J. Alabi, S. D. Nelson, S. </w:t>
      </w:r>
      <w:proofErr w:type="spellStart"/>
      <w:r>
        <w:t>Telagamsetty</w:t>
      </w:r>
      <w:proofErr w:type="spellEnd"/>
      <w:r>
        <w:t xml:space="preserve">, and J. L. </w:t>
      </w:r>
      <w:proofErr w:type="spellStart"/>
      <w:r>
        <w:t>Jifon</w:t>
      </w:r>
      <w:proofErr w:type="spellEnd"/>
      <w:r>
        <w:t xml:space="preserve">. 2016. Quality Matters: Influences of Citrus Flush Physicochemical Characteristics on Population Dynamics of the Asian Citrus Psyllid (Hemiptera: </w:t>
      </w:r>
      <w:proofErr w:type="spellStart"/>
      <w:r>
        <w:t>Liviidae</w:t>
      </w:r>
      <w:proofErr w:type="spellEnd"/>
      <w:r>
        <w:t xml:space="preserve">). PLOS ONE </w:t>
      </w:r>
      <w:proofErr w:type="gramStart"/>
      <w:r>
        <w:t>11:e</w:t>
      </w:r>
      <w:proofErr w:type="gramEnd"/>
      <w:r>
        <w:t>0168997.</w:t>
      </w:r>
    </w:p>
    <w:p w14:paraId="545F6BFB" w14:textId="77777777" w:rsidR="005C2EE1" w:rsidRDefault="005C2EE1" w:rsidP="005C2EE1">
      <w:pPr>
        <w:pStyle w:val="Bibliography"/>
      </w:pPr>
      <w:r>
        <w:t>Shapiro, A. M. 1984. Non-Diapause Overwintering by &lt;</w:t>
      </w:r>
      <w:proofErr w:type="spellStart"/>
      <w:r>
        <w:t>em</w:t>
      </w:r>
      <w:proofErr w:type="spellEnd"/>
      <w:r>
        <w:t xml:space="preserve">&gt;Pieris </w:t>
      </w:r>
      <w:proofErr w:type="spellStart"/>
      <w:r>
        <w:t>Rapae</w:t>
      </w:r>
      <w:proofErr w:type="spellEnd"/>
      <w:r>
        <w:t>&lt;/</w:t>
      </w:r>
      <w:proofErr w:type="spellStart"/>
      <w:r>
        <w:t>em</w:t>
      </w:r>
      <w:proofErr w:type="spellEnd"/>
      <w:r>
        <w:t xml:space="preserve">&gt; (Lepidoptera: </w:t>
      </w:r>
      <w:proofErr w:type="spellStart"/>
      <w:r>
        <w:t>Pieridae</w:t>
      </w:r>
      <w:proofErr w:type="spellEnd"/>
      <w:r>
        <w:t>) and &lt;</w:t>
      </w:r>
      <w:proofErr w:type="spellStart"/>
      <w:r>
        <w:t>em</w:t>
      </w:r>
      <w:proofErr w:type="spellEnd"/>
      <w:r>
        <w:t xml:space="preserve">&gt;Papilio </w:t>
      </w:r>
      <w:proofErr w:type="spellStart"/>
      <w:r>
        <w:t>Zelicaon</w:t>
      </w:r>
      <w:proofErr w:type="spellEnd"/>
      <w:r>
        <w:t>&lt;/</w:t>
      </w:r>
      <w:proofErr w:type="spellStart"/>
      <w:r>
        <w:t>em</w:t>
      </w:r>
      <w:proofErr w:type="spellEnd"/>
      <w:r>
        <w:t xml:space="preserve">&gt; (Lepidoptera: </w:t>
      </w:r>
      <w:proofErr w:type="spellStart"/>
      <w:r>
        <w:t>Papilionidae</w:t>
      </w:r>
      <w:proofErr w:type="spellEnd"/>
      <w:r>
        <w:t>) in California: Adaptiveness of Type III Diapause-Induction Curves. Psyche: A Journal of Entomology 91:161–169.</w:t>
      </w:r>
    </w:p>
    <w:p w14:paraId="6BBE6215" w14:textId="77777777" w:rsidR="005C2EE1" w:rsidRDefault="005C2EE1" w:rsidP="005C2EE1">
      <w:pPr>
        <w:pStyle w:val="Bibliography"/>
      </w:pPr>
      <w:r>
        <w:t>Simmonds, E. G., E. F. Cole, B. C. Sheldon, and T. Coulson. 2020. Phenological asynchrony: a ticking time-bomb for seemingly stable populations? Ecology Letters 23:1766–1775.</w:t>
      </w:r>
    </w:p>
    <w:p w14:paraId="01C5C109" w14:textId="77777777" w:rsidR="005C2EE1" w:rsidRDefault="005C2EE1" w:rsidP="005C2EE1">
      <w:pPr>
        <w:pStyle w:val="Bibliography"/>
      </w:pPr>
      <w:r>
        <w:t xml:space="preserve">Sinclair, B. J., K. E. Marshall, M. A. Sewell, D. L. Levesque, C. S. Willett, S. Slotsbo, Y. Dong, C. D. G. Harley, D. J. Marshall, B. S. Helmuth, and R. B. Huey. 2016. Can we predict </w:t>
      </w:r>
      <w:r>
        <w:lastRenderedPageBreak/>
        <w:t>ectotherm responses to climate change using thermal performance curves and body temperatures? Ecology Letters 19:1372–1385.</w:t>
      </w:r>
    </w:p>
    <w:p w14:paraId="1A8B1E0F" w14:textId="77777777" w:rsidR="005C2EE1" w:rsidRDefault="005C2EE1" w:rsidP="005C2EE1">
      <w:pPr>
        <w:pStyle w:val="Bibliography"/>
      </w:pPr>
      <w:r>
        <w:t>Sinclair, B. J., C. M. Williams, and J. S. Terblanche. 2012. Variation in Thermal Performance among Insect Populations*. Physiological and Biochemical Zoology.</w:t>
      </w:r>
    </w:p>
    <w:p w14:paraId="660CEA3C" w14:textId="77777777" w:rsidR="005C2EE1" w:rsidRDefault="005C2EE1" w:rsidP="005C2EE1">
      <w:pPr>
        <w:pStyle w:val="Bibliography"/>
      </w:pPr>
      <w:r>
        <w:t>Spieth, H. R. 2002. Estivation and hibernation of Pieris brassicae (L.) in southern Spain: synchronization of two complex behavioral patterns. Population Ecology 44:273–280.</w:t>
      </w:r>
    </w:p>
    <w:p w14:paraId="1882E6E7" w14:textId="77777777" w:rsidR="005C2EE1" w:rsidRDefault="005C2EE1" w:rsidP="005C2EE1">
      <w:pPr>
        <w:pStyle w:val="Bibliography"/>
      </w:pPr>
      <w:proofErr w:type="spellStart"/>
      <w:r>
        <w:t>Stålhandske</w:t>
      </w:r>
      <w:proofErr w:type="spellEnd"/>
      <w:r>
        <w:t xml:space="preserve">, S., K. Gotthard, and O. </w:t>
      </w:r>
      <w:proofErr w:type="spellStart"/>
      <w:r>
        <w:t>Leimar</w:t>
      </w:r>
      <w:proofErr w:type="spellEnd"/>
      <w:r>
        <w:t>. 2017. Winter chilling speeds spring development of temperate butterflies. Journal of Animal Ecology 86:718–729.</w:t>
      </w:r>
    </w:p>
    <w:p w14:paraId="70E0DCFE" w14:textId="77777777" w:rsidR="005C2EE1" w:rsidRDefault="005C2EE1" w:rsidP="005C2EE1">
      <w:pPr>
        <w:pStyle w:val="Bibliography"/>
      </w:pPr>
      <w:proofErr w:type="spellStart"/>
      <w:r>
        <w:t>Stålhandske</w:t>
      </w:r>
      <w:proofErr w:type="spellEnd"/>
      <w:r>
        <w:t xml:space="preserve">, S., P. Lehmann, P. </w:t>
      </w:r>
      <w:proofErr w:type="spellStart"/>
      <w:r>
        <w:t>Pruisscher</w:t>
      </w:r>
      <w:proofErr w:type="spellEnd"/>
      <w:r>
        <w:t xml:space="preserve">, and O. </w:t>
      </w:r>
      <w:proofErr w:type="spellStart"/>
      <w:r>
        <w:t>Leimar</w:t>
      </w:r>
      <w:proofErr w:type="spellEnd"/>
      <w:r>
        <w:t xml:space="preserve">. 2015. Effect of winter cold duration on spring phenology of the orange tip butterfly, </w:t>
      </w:r>
      <w:proofErr w:type="spellStart"/>
      <w:r>
        <w:t>Anthocharis</w:t>
      </w:r>
      <w:proofErr w:type="spellEnd"/>
      <w:r>
        <w:t xml:space="preserve"> cardamines. Ecology and Evolution 5:5509–5520.</w:t>
      </w:r>
    </w:p>
    <w:p w14:paraId="7D8AFB80" w14:textId="77777777" w:rsidR="005C2EE1" w:rsidRDefault="005C2EE1" w:rsidP="005C2EE1">
      <w:pPr>
        <w:pStyle w:val="Bibliography"/>
      </w:pPr>
      <w:r>
        <w:t xml:space="preserve">Stefanescu, C., J. </w:t>
      </w:r>
      <w:proofErr w:type="spellStart"/>
      <w:r>
        <w:t>Peñuelas</w:t>
      </w:r>
      <w:proofErr w:type="spellEnd"/>
      <w:r>
        <w:t xml:space="preserve">, and I. </w:t>
      </w:r>
      <w:proofErr w:type="spellStart"/>
      <w:r>
        <w:t>Filella</w:t>
      </w:r>
      <w:proofErr w:type="spellEnd"/>
      <w:r>
        <w:t>. 2003. Effects of climatic change on the phenology of butterflies in the northwest Mediterranean Basin. Global Change Biology 9:1494–1506.</w:t>
      </w:r>
    </w:p>
    <w:p w14:paraId="57DF47D2" w14:textId="77777777" w:rsidR="005C2EE1" w:rsidRDefault="005C2EE1" w:rsidP="005C2EE1">
      <w:pPr>
        <w:pStyle w:val="Bibliography"/>
      </w:pPr>
      <w:r>
        <w:t xml:space="preserve">Stewart, J. E., J. G. </w:t>
      </w:r>
      <w:proofErr w:type="spellStart"/>
      <w:r>
        <w:t>Illán</w:t>
      </w:r>
      <w:proofErr w:type="spellEnd"/>
      <w:r>
        <w:t xml:space="preserve">, S. A. Richards, D. Gutiérrez, and R. J. Wilson. 2020. Linking inter-annual variation in environment, phenology, and abundance for a montane butterfly community. Ecology </w:t>
      </w:r>
      <w:proofErr w:type="gramStart"/>
      <w:r>
        <w:t>101:e</w:t>
      </w:r>
      <w:proofErr w:type="gramEnd"/>
      <w:r>
        <w:t>02906.</w:t>
      </w:r>
    </w:p>
    <w:p w14:paraId="2BD339E7" w14:textId="77777777" w:rsidR="005C2EE1" w:rsidRDefault="005C2EE1" w:rsidP="005C2EE1">
      <w:pPr>
        <w:pStyle w:val="Bibliography"/>
      </w:pPr>
      <w:r>
        <w:t>Stinner, R. E., A. P. Gutierrez, and G. D. Butler. 1974. AN ALGORITHM FOR TEMPERATURE-DEPENDENT GROWTH RATE SIMULATION. The Canadian Entomologist 106:519–524.</w:t>
      </w:r>
    </w:p>
    <w:p w14:paraId="61611AFF" w14:textId="77777777" w:rsidR="005C2EE1" w:rsidRDefault="005C2EE1" w:rsidP="005C2EE1">
      <w:pPr>
        <w:pStyle w:val="Bibliography"/>
      </w:pPr>
      <w:r>
        <w:lastRenderedPageBreak/>
        <w:t xml:space="preserve">Sunday, J. M., A. E. Bates, M. R. Kearney, R. K. Colwell, N. K. </w:t>
      </w:r>
      <w:proofErr w:type="spellStart"/>
      <w:r>
        <w:t>Dulvy</w:t>
      </w:r>
      <w:proofErr w:type="spellEnd"/>
      <w:r>
        <w:t>, J. T. Longino, and R. B. Huey. 2014. Thermal-safety margins and the necessity of thermoregulatory behavior across latitude and elevation. Proceedings of the National Academy of Sciences 111:5610–5615.</w:t>
      </w:r>
    </w:p>
    <w:p w14:paraId="65559ECC" w14:textId="77777777" w:rsidR="005C2EE1" w:rsidRDefault="005C2EE1" w:rsidP="005C2EE1">
      <w:pPr>
        <w:pStyle w:val="Bibliography"/>
      </w:pPr>
      <w:r>
        <w:t xml:space="preserve">Tan, D. K. Y., C. J. Birch, A. H. Wearing, and K. G. Rickert. 2000. Predicting broccoli development: II. Comparison and validation of thermal time models. Scientia </w:t>
      </w:r>
      <w:proofErr w:type="spellStart"/>
      <w:r>
        <w:t>Horticulturae</w:t>
      </w:r>
      <w:proofErr w:type="spellEnd"/>
      <w:r>
        <w:t xml:space="preserve"> 86:89–101.</w:t>
      </w:r>
    </w:p>
    <w:p w14:paraId="20B9E31C" w14:textId="77777777" w:rsidR="005C2EE1" w:rsidRDefault="005C2EE1" w:rsidP="005C2EE1">
      <w:pPr>
        <w:pStyle w:val="Bibliography"/>
      </w:pPr>
      <w:r>
        <w:t xml:space="preserve">Thackeray, S. J., P. A. Henrys, D. Hemming, J. R. Bell, M. S. Botham, S. </w:t>
      </w:r>
      <w:proofErr w:type="spellStart"/>
      <w:r>
        <w:t>Burthe</w:t>
      </w:r>
      <w:proofErr w:type="spellEnd"/>
      <w:r>
        <w:t xml:space="preserve">, P. </w:t>
      </w:r>
      <w:proofErr w:type="spellStart"/>
      <w:r>
        <w:t>Helaouet</w:t>
      </w:r>
      <w:proofErr w:type="spellEnd"/>
      <w:r>
        <w:t xml:space="preserve">, D. G. Johns, I. D. Jones, D. I. Leech, E. B. Mackay, D. Massimino, S. Atkinson, P. J. Bacon, T. M. Brereton, L. Carvalho, T. H. Clutton-Brock, C. Duck, M. Edwards, J. M. Elliott, S. J. G. Hall, R. Harrington, J. W. Pearce-Higgins, T. T. Høye, L. E. B. </w:t>
      </w:r>
      <w:proofErr w:type="spellStart"/>
      <w:r>
        <w:t>Kruuk</w:t>
      </w:r>
      <w:proofErr w:type="spellEnd"/>
      <w:r>
        <w:t>, J. M. Pemberton, T. H. Sparks, P. M. Thompson, I. White, I. J. Winfield, and S. Wanless. 2016. Phenological sensitivity to climate across taxa and trophic levels. Nature 535:241–245.</w:t>
      </w:r>
    </w:p>
    <w:p w14:paraId="164A6B56" w14:textId="77777777" w:rsidR="005C2EE1" w:rsidRDefault="005C2EE1" w:rsidP="005C2EE1">
      <w:pPr>
        <w:pStyle w:val="Bibliography"/>
      </w:pPr>
      <w:proofErr w:type="spellStart"/>
      <w:r>
        <w:t>Tonnang</w:t>
      </w:r>
      <w:proofErr w:type="spellEnd"/>
      <w:r>
        <w:t xml:space="preserve">, H. E. Z., B. D. B. Hervé, L. Biber-Freudenberger, D. Salifu, S. Subramanian, V. B. </w:t>
      </w:r>
      <w:proofErr w:type="spellStart"/>
      <w:r>
        <w:t>Ngowi</w:t>
      </w:r>
      <w:proofErr w:type="spellEnd"/>
      <w:r>
        <w:t xml:space="preserve">, R. Y. A. </w:t>
      </w:r>
      <w:proofErr w:type="spellStart"/>
      <w:r>
        <w:t>Guimapi</w:t>
      </w:r>
      <w:proofErr w:type="spellEnd"/>
      <w:r>
        <w:t xml:space="preserve">, B. Anani, F. M. M. </w:t>
      </w:r>
      <w:proofErr w:type="spellStart"/>
      <w:r>
        <w:t>Kakmeni</w:t>
      </w:r>
      <w:proofErr w:type="spellEnd"/>
      <w:r>
        <w:t xml:space="preserve">, H. </w:t>
      </w:r>
      <w:proofErr w:type="spellStart"/>
      <w:r>
        <w:t>Affognon</w:t>
      </w:r>
      <w:proofErr w:type="spellEnd"/>
      <w:r>
        <w:t xml:space="preserve">, S. Niassy, T. Landmann, F. T. </w:t>
      </w:r>
      <w:proofErr w:type="spellStart"/>
      <w:r>
        <w:t>Ndjomatchoua</w:t>
      </w:r>
      <w:proofErr w:type="spellEnd"/>
      <w:r>
        <w:t xml:space="preserve">, S. A. Pedro, T. Johansson, C. M. Tanga, P. Nana, K. M. </w:t>
      </w:r>
      <w:proofErr w:type="spellStart"/>
      <w:r>
        <w:t>Fiaboe</w:t>
      </w:r>
      <w:proofErr w:type="spellEnd"/>
      <w:r>
        <w:t xml:space="preserve">, S. F. Mohamed, N. K. </w:t>
      </w:r>
      <w:proofErr w:type="spellStart"/>
      <w:r>
        <w:t>Maniania</w:t>
      </w:r>
      <w:proofErr w:type="spellEnd"/>
      <w:r>
        <w:t xml:space="preserve">, L. V. </w:t>
      </w:r>
      <w:proofErr w:type="spellStart"/>
      <w:r>
        <w:t>Nedorezov</w:t>
      </w:r>
      <w:proofErr w:type="spellEnd"/>
      <w:r>
        <w:t xml:space="preserve">, S. </w:t>
      </w:r>
      <w:proofErr w:type="spellStart"/>
      <w:r>
        <w:t>Ekesi</w:t>
      </w:r>
      <w:proofErr w:type="spellEnd"/>
      <w:r>
        <w:t xml:space="preserve">, and C. </w:t>
      </w:r>
      <w:proofErr w:type="spellStart"/>
      <w:r>
        <w:t>Borgemeister</w:t>
      </w:r>
      <w:proofErr w:type="spellEnd"/>
      <w:r>
        <w:t>. 2017. Advances in crop insect modelling methods—Towards a whole system approach. Ecological Modelling 354:88–103.</w:t>
      </w:r>
    </w:p>
    <w:p w14:paraId="400484A1" w14:textId="77777777" w:rsidR="005C2EE1" w:rsidRPr="005C2EE1" w:rsidRDefault="005C2EE1" w:rsidP="005C2EE1">
      <w:pPr>
        <w:pStyle w:val="Bibliography"/>
        <w:rPr>
          <w:lang w:val="es-ES"/>
        </w:rPr>
      </w:pPr>
      <w:r>
        <w:lastRenderedPageBreak/>
        <w:t xml:space="preserve">Van Dyck, H., D. Bonte, R. Puls, K. Gotthard, and D. Maes. 2015. The lost generation hypothesis: could climate change drive ectotherms into a developmental trap? </w:t>
      </w:r>
      <w:r w:rsidRPr="005C2EE1">
        <w:rPr>
          <w:lang w:val="es-ES"/>
        </w:rPr>
        <w:t>Oikos 124:54–61.</w:t>
      </w:r>
    </w:p>
    <w:p w14:paraId="0860EBC9" w14:textId="77777777" w:rsidR="005C2EE1" w:rsidRDefault="005C2EE1" w:rsidP="005C2EE1">
      <w:pPr>
        <w:pStyle w:val="Bibliography"/>
      </w:pPr>
      <w:r w:rsidRPr="005C2EE1">
        <w:rPr>
          <w:lang w:val="es-ES"/>
        </w:rPr>
        <w:t>Vives-</w:t>
      </w:r>
      <w:proofErr w:type="spellStart"/>
      <w:r w:rsidRPr="005C2EE1">
        <w:rPr>
          <w:lang w:val="es-ES"/>
        </w:rPr>
        <w:t>Ingla</w:t>
      </w:r>
      <w:proofErr w:type="spellEnd"/>
      <w:r w:rsidRPr="005C2EE1">
        <w:rPr>
          <w:lang w:val="es-ES"/>
        </w:rPr>
        <w:t>, M., J. Sala-</w:t>
      </w:r>
      <w:proofErr w:type="spellStart"/>
      <w:r w:rsidRPr="005C2EE1">
        <w:rPr>
          <w:lang w:val="es-ES"/>
        </w:rPr>
        <w:t>Garcia</w:t>
      </w:r>
      <w:proofErr w:type="spellEnd"/>
      <w:r w:rsidRPr="005C2EE1">
        <w:rPr>
          <w:lang w:val="es-ES"/>
        </w:rPr>
        <w:t xml:space="preserve">, C. </w:t>
      </w:r>
      <w:proofErr w:type="spellStart"/>
      <w:r w:rsidRPr="005C2EE1">
        <w:rPr>
          <w:lang w:val="es-ES"/>
        </w:rPr>
        <w:t>Stefanescu</w:t>
      </w:r>
      <w:proofErr w:type="spellEnd"/>
      <w:r w:rsidRPr="005C2EE1">
        <w:rPr>
          <w:lang w:val="es-ES"/>
        </w:rPr>
        <w:t xml:space="preserve">, A. </w:t>
      </w:r>
      <w:proofErr w:type="spellStart"/>
      <w:r w:rsidRPr="005C2EE1">
        <w:rPr>
          <w:lang w:val="es-ES"/>
        </w:rPr>
        <w:t>Casadó</w:t>
      </w:r>
      <w:proofErr w:type="spellEnd"/>
      <w:r w:rsidRPr="005C2EE1">
        <w:rPr>
          <w:lang w:val="es-ES"/>
        </w:rPr>
        <w:t xml:space="preserve">-Tortosa, M. </w:t>
      </w:r>
      <w:proofErr w:type="spellStart"/>
      <w:r w:rsidRPr="005C2EE1">
        <w:rPr>
          <w:lang w:val="es-ES"/>
        </w:rPr>
        <w:t>Garcia</w:t>
      </w:r>
      <w:proofErr w:type="spellEnd"/>
      <w:r w:rsidRPr="005C2EE1">
        <w:rPr>
          <w:lang w:val="es-ES"/>
        </w:rPr>
        <w:t xml:space="preserve">, J. Peñuelas, and J. </w:t>
      </w:r>
      <w:proofErr w:type="spellStart"/>
      <w:r w:rsidRPr="005C2EE1">
        <w:rPr>
          <w:lang w:val="es-ES"/>
        </w:rPr>
        <w:t>Carnicer</w:t>
      </w:r>
      <w:proofErr w:type="spellEnd"/>
      <w:r w:rsidRPr="005C2EE1">
        <w:rPr>
          <w:lang w:val="es-ES"/>
        </w:rPr>
        <w:t xml:space="preserve">. </w:t>
      </w:r>
      <w:r>
        <w:t>2023. Interspecific differences in microhabitat use expose insects to contrasting thermal mortality. Ecological Monographs n/</w:t>
      </w:r>
      <w:proofErr w:type="gramStart"/>
      <w:r>
        <w:t>a:e</w:t>
      </w:r>
      <w:proofErr w:type="gramEnd"/>
      <w:r>
        <w:t>1561.</w:t>
      </w:r>
    </w:p>
    <w:p w14:paraId="09422297" w14:textId="77777777" w:rsidR="005C2EE1" w:rsidRDefault="005C2EE1" w:rsidP="005C2EE1">
      <w:pPr>
        <w:pStyle w:val="Bibliography"/>
      </w:pPr>
      <w:proofErr w:type="spellStart"/>
      <w:r>
        <w:t>Wolkovich</w:t>
      </w:r>
      <w:proofErr w:type="spellEnd"/>
      <w:r>
        <w:t>, E. M., J. Auerbach, C. J. Chamberlain, D. M. Buonaiuto, A. K. Ettinger, I. Morales-Castilla, and A. Gelman. 2021. A simple explanation for declining temperature sensitivity with warming. Global Change Biology 27:4947–4949.</w:t>
      </w:r>
    </w:p>
    <w:p w14:paraId="4935A08B" w14:textId="77777777" w:rsidR="005C2EE1" w:rsidRDefault="005C2EE1" w:rsidP="005C2EE1">
      <w:pPr>
        <w:pStyle w:val="Bibliography"/>
      </w:pPr>
      <w:r>
        <w:t xml:space="preserve">Woods, H. A., G. Legault, J. G. Kingsolver, S. </w:t>
      </w:r>
      <w:proofErr w:type="spellStart"/>
      <w:r>
        <w:t>Pincebourde</w:t>
      </w:r>
      <w:proofErr w:type="spellEnd"/>
      <w:r>
        <w:t xml:space="preserve">, A. A. Shah, and B. G. Larkin. 2022. Climate-driven thermal opportunities and risks for leaf miners in aspen canopies. Ecological Monographs </w:t>
      </w:r>
      <w:proofErr w:type="gramStart"/>
      <w:r>
        <w:t>92:e</w:t>
      </w:r>
      <w:proofErr w:type="gramEnd"/>
      <w:r>
        <w:t>1544.</w:t>
      </w:r>
    </w:p>
    <w:p w14:paraId="295CDC59" w14:textId="77777777" w:rsidR="005C2EE1" w:rsidRDefault="005C2EE1" w:rsidP="005C2EE1">
      <w:pPr>
        <w:pStyle w:val="Bibliography"/>
      </w:pPr>
      <w:r>
        <w:t xml:space="preserve">Wu, Y.-K., C. Zou, D.-M. Fu, W.-N. Zhang, and H.-J. Xiao. 2018. Molecular characterization of three Hsp90 from Pieris and expression patterns in response to cold and thermal stress in summer and winter diapause of Pieris </w:t>
      </w:r>
      <w:proofErr w:type="spellStart"/>
      <w:r>
        <w:t>melete</w:t>
      </w:r>
      <w:proofErr w:type="spellEnd"/>
      <w:r>
        <w:t>. Insect Science 25:273–283.</w:t>
      </w:r>
    </w:p>
    <w:p w14:paraId="6A7E12BA" w14:textId="77777777" w:rsidR="005C2EE1" w:rsidRDefault="005C2EE1" w:rsidP="005C2EE1">
      <w:pPr>
        <w:pStyle w:val="Bibliography"/>
      </w:pPr>
      <w:r>
        <w:t xml:space="preserve">Zellweger, F., P. De Frenne, J. Lenoir, D. </w:t>
      </w:r>
      <w:proofErr w:type="spellStart"/>
      <w:r>
        <w:t>Rocchini</w:t>
      </w:r>
      <w:proofErr w:type="spellEnd"/>
      <w:r>
        <w:t>, and D. Coomes. 2019. Advances in Microclimate Ecology Arising from Remote Sensing. Trends in Ecology &amp; Evolution 34:327–341.</w:t>
      </w:r>
    </w:p>
    <w:p w14:paraId="0763C689" w14:textId="27D10933" w:rsidR="00E656E5" w:rsidRPr="0084756E" w:rsidRDefault="006074F8" w:rsidP="000A3D8D">
      <w:pPr>
        <w:rPr>
          <w:rFonts w:ascii="Times New Roman" w:hAnsi="Times New Roman" w:cs="Times New Roman"/>
        </w:rPr>
      </w:pPr>
      <w:r w:rsidRPr="0084756E">
        <w:rPr>
          <w:rFonts w:ascii="Times New Roman" w:hAnsi="Times New Roman" w:cs="Times New Roman"/>
        </w:rPr>
        <w:fldChar w:fldCharType="end"/>
      </w:r>
      <w:r w:rsidR="00E656E5" w:rsidRPr="0084756E">
        <w:rPr>
          <w:rFonts w:ascii="Times New Roman" w:hAnsi="Times New Roman" w:cs="Times New Roman"/>
        </w:rPr>
        <w:br w:type="page"/>
      </w:r>
    </w:p>
    <w:p w14:paraId="4CD38F23" w14:textId="61936DEC" w:rsidR="003E1D7A" w:rsidRPr="0084756E" w:rsidRDefault="003E1D7A" w:rsidP="000A3D8D">
      <w:pPr>
        <w:pStyle w:val="Heading2"/>
        <w:rPr>
          <w:rFonts w:ascii="Times New Roman" w:hAnsi="Times New Roman" w:cs="Times New Roman"/>
          <w:sz w:val="24"/>
          <w:szCs w:val="24"/>
        </w:rPr>
      </w:pPr>
      <w:r w:rsidRPr="0084756E">
        <w:rPr>
          <w:rFonts w:ascii="Times New Roman" w:hAnsi="Times New Roman" w:cs="Times New Roman"/>
          <w:sz w:val="24"/>
          <w:szCs w:val="24"/>
        </w:rPr>
        <w:lastRenderedPageBreak/>
        <w:t>Figure captions:</w:t>
      </w:r>
    </w:p>
    <w:p w14:paraId="4304FDF7" w14:textId="3FE85283" w:rsidR="003E1D7A" w:rsidRPr="0084756E" w:rsidRDefault="003E1D7A" w:rsidP="000A3D8D">
      <w:pPr>
        <w:pStyle w:val="Bibliography"/>
        <w:rPr>
          <w:rFonts w:ascii="Times New Roman" w:hAnsi="Times New Roman" w:cs="Times New Roman"/>
        </w:rPr>
      </w:pPr>
      <w:r w:rsidRPr="0084756E">
        <w:rPr>
          <w:rFonts w:ascii="Times New Roman" w:hAnsi="Times New Roman" w:cs="Times New Roman"/>
        </w:rPr>
        <w:t xml:space="preserve">Figure 1: Thermal Performance Curves fitted to development data of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Pr="0084756E">
        <w:rPr>
          <w:rFonts w:ascii="Times New Roman" w:hAnsi="Times New Roman" w:cs="Times New Roman"/>
          <w:i/>
          <w:iCs/>
        </w:rPr>
        <w:t xml:space="preserve"> </w:t>
      </w:r>
      <w:r w:rsidRPr="0084756E">
        <w:rPr>
          <w:rFonts w:ascii="Times New Roman" w:hAnsi="Times New Roman" w:cs="Times New Roman"/>
        </w:rPr>
        <w:t>pupae from</w:t>
      </w:r>
      <w:r w:rsidR="009C1324" w:rsidRPr="0084756E">
        <w:rPr>
          <w:rFonts w:ascii="Times New Roman" w:hAnsi="Times New Roman" w:cs="Times New Roman"/>
        </w:rPr>
        <w:t xml:space="preserve"> </w:t>
      </w:r>
      <w:r w:rsidR="009C1324"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{"citationID":"0ifwYuiM","properties":{"formattedCitation":"(Gilbert 1988)","plainCitation":"(Gilbert 1988)","dontUpdate":true,"noteIndex":0},"citationItems":[{"id":5428,"uris":["http://zotero.org/users/8911623/items/HZ3AQ4QV"],"itemData":{"id":5428,"type":"article-journal","abstract":"(1) It was found previously that genetic variation for larval development rate in P. rapae is restricted within a fixed pattern. The same pattern of variation applies to pupal development rate too. (2) Australian, British, Canadian, French, Italian and Spanish P. rapae have the same temperature thresholds, development rates and pupal weights: but there are intrinsic differences between populations for adaptation to host plants, and for timing of entry into--and emergence from--diapause. (3) In insects, the temperature thresholds and heat requirements for development and for postdiapause emergence, obey general rules. (4) The empirical results, in this and previous papers, contradict the orthodox theory of natural selection, which considers only the genetic variation between individuals. An extended theory, incorporating a second level of genetic variation, accounts for the ecological observations and for the widespread occurrence of sexual reproduction.","container-title":"Journal of Animal Ecology","DOI":"10.2307/4913","ISSN":"0021-8790","issue":"2","note":"publisher: [Wiley, British Ecological Society]","page":"395-410","source":"JSTOR","title":"Control of Fecundity in Pieris rapae. V. Comparisons Between Populations","volume":"57","author":[{"family":"Gilbert","given":"N."}],"issued":{"date-parts":[["1988"]]},"citation-key":"gilbert1988"}}],"schema":"https://github.com/citation-style-language/schema/raw/master/csl-citation.json"} </w:instrText>
      </w:r>
      <w:r w:rsidR="009C1324" w:rsidRPr="0084756E">
        <w:rPr>
          <w:rFonts w:ascii="Times New Roman" w:hAnsi="Times New Roman" w:cs="Times New Roman"/>
        </w:rPr>
        <w:fldChar w:fldCharType="separate"/>
      </w:r>
      <w:r w:rsidR="009C1324" w:rsidRPr="0084756E">
        <w:rPr>
          <w:rFonts w:ascii="Times New Roman" w:hAnsi="Times New Roman" w:cs="Times New Roman"/>
        </w:rPr>
        <w:t>Gilbert (1988)</w:t>
      </w:r>
      <w:r w:rsidR="009C1324" w:rsidRPr="0084756E">
        <w:rPr>
          <w:rFonts w:ascii="Times New Roman" w:hAnsi="Times New Roman" w:cs="Times New Roman"/>
        </w:rPr>
        <w:fldChar w:fldCharType="end"/>
      </w:r>
      <w:r w:rsidRPr="0084756E">
        <w:rPr>
          <w:rFonts w:ascii="Times New Roman" w:hAnsi="Times New Roman" w:cs="Times New Roman"/>
        </w:rPr>
        <w:t>. Each panel shows the predicted values by the following models: exponential Gaussian (A), Brière-1 (B), SSI-Low (C), modified polynomial (D), Brière-2 (E), Lactin-2 (F), Lactin-1 (G), Rezende (H), Linear (I) and Weibull-4 (J). Panels are sorted by increasing AIC score. For details on model specification see Table S1 in Supplementary Information.</w:t>
      </w:r>
    </w:p>
    <w:p w14:paraId="5A7DE88D" w14:textId="0EBB1D62" w:rsidR="003E1D7A" w:rsidRPr="0084756E" w:rsidRDefault="003E1D7A" w:rsidP="000A3D8D">
      <w:pPr>
        <w:pStyle w:val="Bibliography"/>
        <w:rPr>
          <w:rFonts w:ascii="Times New Roman" w:hAnsi="Times New Roman" w:cs="Times New Roman"/>
        </w:rPr>
      </w:pPr>
      <w:r w:rsidRPr="0084756E">
        <w:rPr>
          <w:rFonts w:ascii="Times New Roman" w:hAnsi="Times New Roman" w:cs="Times New Roman"/>
        </w:rPr>
        <w:t xml:space="preserve">Figure 2: Comparison of several mechanistic model predictions of first adults’ emergence after overwintering pupal diapause projected into1950-2005 climatic data from </w:t>
      </w:r>
      <w:r w:rsidRPr="0084756E">
        <w:rPr>
          <w:rFonts w:ascii="Times New Roman" w:hAnsi="Times New Roman" w:cs="Times New Roman"/>
          <w:i/>
          <w:iCs/>
        </w:rPr>
        <w:t>Spain02v5</w:t>
      </w:r>
      <w:r w:rsidRPr="0084756E">
        <w:rPr>
          <w:rFonts w:ascii="Times New Roman" w:hAnsi="Times New Roman" w:cs="Times New Roman"/>
        </w:rPr>
        <w:t xml:space="preserve"> data set at both original daily resolution (red) and sinusoidal-simulated hourly resolution (blue). Observations of first flights were extracted from</w:t>
      </w:r>
      <w:r w:rsidR="009C1324" w:rsidRPr="0084756E">
        <w:rPr>
          <w:rFonts w:ascii="Times New Roman" w:hAnsi="Times New Roman" w:cs="Times New Roman"/>
        </w:rPr>
        <w:t xml:space="preserve"> </w:t>
      </w:r>
      <w:r w:rsidR="009C1324" w:rsidRPr="0084756E">
        <w:rPr>
          <w:rFonts w:ascii="Times New Roman" w:hAnsi="Times New Roman" w:cs="Times New Roman"/>
        </w:rPr>
        <w:fldChar w:fldCharType="begin"/>
      </w:r>
      <w:r w:rsidR="007A4E87">
        <w:rPr>
          <w:rFonts w:ascii="Times New Roman" w:hAnsi="Times New Roman" w:cs="Times New Roman"/>
        </w:rPr>
        <w:instrText xml:space="preserve"> ADDIN ZOTERO_ITEM CSL_CITATION {"citationID":"7FbFuOoS","properties":{"formattedCitation":"(Gordo and Sanz 2006)","plainCitation":"(Gordo and Sanz 2006)","dontUpdate":true,"noteIndex":0},"citationItems":[{"id":312,"uris":["http://zotero.org/users/8911623/items/9664P8DQ"],"itemData":{"id":312,"type":"article-journal","abstract":"1. The first adult appearance of two insect species, the honey bee Apis mellifera (L.) and the small white Pieris rapae (L.), was examined between 1952 and 2004 in Spain. 2. After factoring out the variability resulting from the broad geographical and topographical range of the 798 sampling localities, multiple regression models were used to detect temporal trends in phenology. 3. The best models were repeated, including spring temperature as the explanatory variable to examine the effects of climate on appearance phenology. 4. Both species showed similar temporal trends, delaying their appearance phenology until the mid-1970s and advancing it since that time. 5. The appearance times for both species were negatively related to mean temperature between February and April, with both species appearing earlier in years with warmer springs. 6. The strong dependence of appearance dates on temperature indicates that climatic fluctuations are primarily responsible for the inter-annual variability in spring appearance phenology of both species, and consequently account for the observed long-term trends. 7. This study demonstrates that insect phenology is an accurate and sensitive bioindicator of climate change.","container-title":"Ecological Entomology","DOI":"10.1111/j.1365-2311.2006.00787.x","ISSN":"1365-2311","issue":"3","language":"en","license":"2006 The Royal Entomological Society","page":"261-268","source":"Wiley Online Library","title":"Temporal trends in phenology of the honey bee Apis mellifera (L.) and the small white Pieris rapae (L.) in the Iberian Peninsula (1952–2004)","volume":"31","author":[{"family":"Gordo","given":"Oscar"},{"family":"Sanz","given":"Juan José"}],"issued":{"date-parts":[["2006"]]},"citation-key":"gordo2006"}}],"schema":"https://github.com/citation-style-language/schema/raw/master/csl-citation.json"} </w:instrText>
      </w:r>
      <w:r w:rsidR="009C1324" w:rsidRPr="0084756E">
        <w:rPr>
          <w:rFonts w:ascii="Times New Roman" w:hAnsi="Times New Roman" w:cs="Times New Roman"/>
        </w:rPr>
        <w:fldChar w:fldCharType="separate"/>
      </w:r>
      <w:r w:rsidR="009C1324" w:rsidRPr="0084756E">
        <w:rPr>
          <w:rFonts w:ascii="Times New Roman" w:hAnsi="Times New Roman" w:cs="Times New Roman"/>
        </w:rPr>
        <w:t>Gordo and Sanz (2006)</w:t>
      </w:r>
      <w:r w:rsidR="009C1324" w:rsidRPr="0084756E">
        <w:rPr>
          <w:rFonts w:ascii="Times New Roman" w:hAnsi="Times New Roman" w:cs="Times New Roman"/>
        </w:rPr>
        <w:fldChar w:fldCharType="end"/>
      </w:r>
      <w:r w:rsidRPr="0084756E">
        <w:rPr>
          <w:rFonts w:ascii="Times New Roman" w:hAnsi="Times New Roman" w:cs="Times New Roman"/>
        </w:rPr>
        <w:t xml:space="preserve">. All three smooth lines correspond to loess regressions, and facets are ordered by root mean standard error in prediction (RSMEP) as an indicator of matching between predictions and observations, in an ascending order. </w:t>
      </w:r>
    </w:p>
    <w:p w14:paraId="49D2C0A8" w14:textId="4DF2C0BA" w:rsidR="003E1D7A" w:rsidRPr="0084756E" w:rsidRDefault="003E1D7A" w:rsidP="000A3D8D">
      <w:pPr>
        <w:pStyle w:val="Bibliography"/>
        <w:rPr>
          <w:rFonts w:ascii="Times New Roman" w:hAnsi="Times New Roman" w:cs="Times New Roman"/>
        </w:rPr>
      </w:pPr>
      <w:r w:rsidRPr="0084756E">
        <w:rPr>
          <w:rFonts w:ascii="Times New Roman" w:hAnsi="Times New Roman" w:cs="Times New Roman"/>
        </w:rPr>
        <w:t xml:space="preserve">Figure 3: Forecasts of voltinism —i.e., number of generations completed— of </w:t>
      </w:r>
      <w:r w:rsidRPr="0084756E">
        <w:rPr>
          <w:rFonts w:ascii="Times New Roman" w:hAnsi="Times New Roman" w:cs="Times New Roman"/>
          <w:i/>
          <w:iCs/>
        </w:rPr>
        <w:t xml:space="preserve">Pieris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within broccoli growing regions in Spain based on a linear degree-day model for each immature life stage of the pierid fitted to published lab data and predicted growing season for Broccoli as described in main text. The first column (A—C) represents a “past” or “pre-warming” scenario (1966-1975) and the second column (B—D) represents a warming scenario (2005-2014). The first row (A—B) includes predictions of total number of generations within a year for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i.e., from overwintering exit until autumn diapause induction with decreasing temperatures and photoperiod (&lt;9.5h daylength) as described above. The second row includes a subset of this voltinism projections fixed to the crop season according to the broccoli GDDs model (i.e., from 15</w:t>
      </w:r>
      <w:r w:rsidRPr="0084756E">
        <w:rPr>
          <w:rFonts w:ascii="Times New Roman" w:hAnsi="Times New Roman" w:cs="Times New Roman"/>
          <w:vertAlign w:val="superscript"/>
        </w:rPr>
        <w:t>th</w:t>
      </w:r>
      <w:r w:rsidRPr="0084756E">
        <w:rPr>
          <w:rFonts w:ascii="Times New Roman" w:hAnsi="Times New Roman" w:cs="Times New Roman"/>
        </w:rPr>
        <w:t xml:space="preserve"> </w:t>
      </w:r>
      <w:r w:rsidRPr="0084756E">
        <w:rPr>
          <w:rFonts w:ascii="Times New Roman" w:hAnsi="Times New Roman" w:cs="Times New Roman"/>
        </w:rPr>
        <w:lastRenderedPageBreak/>
        <w:t xml:space="preserve">August to predicted harvest date at each site), thus being a proxy of the relevant voltinism for agronomic applied purposes. Facet E below represents the shift in voltinism between D and E, i.e., whether </w:t>
      </w:r>
      <w:r w:rsidRPr="0084756E">
        <w:rPr>
          <w:rFonts w:ascii="Times New Roman" w:hAnsi="Times New Roman" w:cs="Times New Roman"/>
          <w:i/>
          <w:iCs/>
        </w:rPr>
        <w:t xml:space="preserve">P. </w:t>
      </w:r>
      <w:proofErr w:type="spellStart"/>
      <w:r w:rsidRPr="0084756E">
        <w:rPr>
          <w:rFonts w:ascii="Times New Roman" w:hAnsi="Times New Roman" w:cs="Times New Roman"/>
          <w:i/>
          <w:iCs/>
        </w:rPr>
        <w:t>rapae</w:t>
      </w:r>
      <w:proofErr w:type="spellEnd"/>
      <w:r w:rsidRPr="0084756E">
        <w:rPr>
          <w:rFonts w:ascii="Times New Roman" w:hAnsi="Times New Roman" w:cs="Times New Roman"/>
        </w:rPr>
        <w:t xml:space="preserve"> undergoes additional or reduced complete generations </w:t>
      </w:r>
      <w:r w:rsidR="00FC2CFA" w:rsidRPr="0084756E">
        <w:rPr>
          <w:rFonts w:ascii="Times New Roman" w:hAnsi="Times New Roman" w:cs="Times New Roman"/>
        </w:rPr>
        <w:t>(</w:t>
      </w:r>
      <w:proofErr w:type="spellStart"/>
      <w:r w:rsidR="00FC2CFA" w:rsidRPr="0084756E">
        <w:rPr>
          <w:rFonts w:ascii="Times New Roman" w:hAnsi="Times New Roman" w:cs="Times New Roman"/>
        </w:rPr>
        <w:t>voltinism</w:t>
      </w:r>
      <w:r w:rsidR="00FC2CFA" w:rsidRPr="0084756E">
        <w:rPr>
          <w:rFonts w:ascii="Times New Roman" w:hAnsi="Times New Roman" w:cs="Times New Roman"/>
        </w:rPr>
        <w:softHyphen/>
      </w:r>
      <w:r w:rsidR="00950BFF" w:rsidRPr="0084756E">
        <w:rPr>
          <w:rFonts w:ascii="Times New Roman" w:hAnsi="Times New Roman" w:cs="Times New Roman"/>
          <w:vertAlign w:val="subscript"/>
        </w:rPr>
        <w:t>present</w:t>
      </w:r>
      <w:proofErr w:type="spellEnd"/>
      <w:r w:rsidR="00950BFF" w:rsidRPr="0084756E">
        <w:rPr>
          <w:rFonts w:ascii="Times New Roman" w:hAnsi="Times New Roman" w:cs="Times New Roman"/>
        </w:rPr>
        <w:t xml:space="preserve"> - </w:t>
      </w:r>
      <w:proofErr w:type="spellStart"/>
      <w:r w:rsidR="00950BFF" w:rsidRPr="0084756E">
        <w:rPr>
          <w:rFonts w:ascii="Times New Roman" w:hAnsi="Times New Roman" w:cs="Times New Roman"/>
        </w:rPr>
        <w:t>voltinism</w:t>
      </w:r>
      <w:r w:rsidR="00950BFF" w:rsidRPr="0084756E">
        <w:rPr>
          <w:rFonts w:ascii="Times New Roman" w:hAnsi="Times New Roman" w:cs="Times New Roman"/>
          <w:vertAlign w:val="subscript"/>
        </w:rPr>
        <w:t>past</w:t>
      </w:r>
      <w:proofErr w:type="spellEnd"/>
      <w:r w:rsidR="00FC2CFA" w:rsidRPr="0084756E">
        <w:rPr>
          <w:rFonts w:ascii="Times New Roman" w:hAnsi="Times New Roman" w:cs="Times New Roman"/>
        </w:rPr>
        <w:t>)</w:t>
      </w:r>
      <w:r w:rsidRPr="0084756E">
        <w:rPr>
          <w:rFonts w:ascii="Times New Roman" w:hAnsi="Times New Roman" w:cs="Times New Roman"/>
        </w:rPr>
        <w:t xml:space="preserve"> at each site within the broccoli crop season, also accounting for broccoli harvest day shifts</w:t>
      </w:r>
      <w:r w:rsidR="00950BFF" w:rsidRPr="0084756E">
        <w:rPr>
          <w:rFonts w:ascii="Times New Roman" w:hAnsi="Times New Roman" w:cs="Times New Roman"/>
        </w:rPr>
        <w:t xml:space="preserve"> (</w:t>
      </w:r>
      <w:proofErr w:type="spellStart"/>
      <w:r w:rsidR="00662E4D" w:rsidRPr="0084756E">
        <w:rPr>
          <w:rFonts w:ascii="Times New Roman" w:hAnsi="Times New Roman" w:cs="Times New Roman"/>
        </w:rPr>
        <w:t>H</w:t>
      </w:r>
      <w:r w:rsidR="00950BFF" w:rsidRPr="0084756E">
        <w:rPr>
          <w:rFonts w:ascii="Times New Roman" w:hAnsi="Times New Roman" w:cs="Times New Roman"/>
        </w:rPr>
        <w:t>arvest</w:t>
      </w:r>
      <w:r w:rsidR="00662E4D" w:rsidRPr="0084756E">
        <w:rPr>
          <w:rFonts w:ascii="Times New Roman" w:hAnsi="Times New Roman" w:cs="Times New Roman"/>
        </w:rPr>
        <w:t>D</w:t>
      </w:r>
      <w:r w:rsidR="00950BFF" w:rsidRPr="0084756E">
        <w:rPr>
          <w:rFonts w:ascii="Times New Roman" w:hAnsi="Times New Roman" w:cs="Times New Roman"/>
        </w:rPr>
        <w:t>ay</w:t>
      </w:r>
      <w:r w:rsidR="00950BFF" w:rsidRPr="0084756E">
        <w:rPr>
          <w:rFonts w:ascii="Times New Roman" w:hAnsi="Times New Roman" w:cs="Times New Roman"/>
          <w:vertAlign w:val="subscript"/>
        </w:rPr>
        <w:t>present</w:t>
      </w:r>
      <w:proofErr w:type="spellEnd"/>
      <w:r w:rsidR="00950BFF" w:rsidRPr="0084756E">
        <w:rPr>
          <w:rFonts w:ascii="Times New Roman" w:hAnsi="Times New Roman" w:cs="Times New Roman"/>
        </w:rPr>
        <w:t xml:space="preserve"> – </w:t>
      </w:r>
      <w:proofErr w:type="spellStart"/>
      <w:r w:rsidR="00662E4D" w:rsidRPr="0084756E">
        <w:rPr>
          <w:rFonts w:ascii="Times New Roman" w:hAnsi="Times New Roman" w:cs="Times New Roman"/>
        </w:rPr>
        <w:t>H</w:t>
      </w:r>
      <w:r w:rsidR="00950BFF" w:rsidRPr="0084756E">
        <w:rPr>
          <w:rFonts w:ascii="Times New Roman" w:hAnsi="Times New Roman" w:cs="Times New Roman"/>
        </w:rPr>
        <w:t>arvest</w:t>
      </w:r>
      <w:r w:rsidR="00662E4D" w:rsidRPr="0084756E">
        <w:rPr>
          <w:rFonts w:ascii="Times New Roman" w:hAnsi="Times New Roman" w:cs="Times New Roman"/>
        </w:rPr>
        <w:t>D</w:t>
      </w:r>
      <w:r w:rsidR="00950BFF" w:rsidRPr="0084756E">
        <w:rPr>
          <w:rFonts w:ascii="Times New Roman" w:hAnsi="Times New Roman" w:cs="Times New Roman"/>
        </w:rPr>
        <w:t>ay</w:t>
      </w:r>
      <w:r w:rsidR="00950BFF" w:rsidRPr="0084756E">
        <w:rPr>
          <w:rFonts w:ascii="Times New Roman" w:hAnsi="Times New Roman" w:cs="Times New Roman"/>
          <w:vertAlign w:val="subscript"/>
        </w:rPr>
        <w:t>past</w:t>
      </w:r>
      <w:proofErr w:type="spellEnd"/>
      <w:r w:rsidR="00950BFF" w:rsidRPr="0084756E">
        <w:rPr>
          <w:rFonts w:ascii="Times New Roman" w:hAnsi="Times New Roman" w:cs="Times New Roman"/>
        </w:rPr>
        <w:t>)</w:t>
      </w:r>
      <w:r w:rsidRPr="0084756E">
        <w:rPr>
          <w:rFonts w:ascii="Times New Roman" w:hAnsi="Times New Roman" w:cs="Times New Roman"/>
        </w:rPr>
        <w:t xml:space="preserve">. </w:t>
      </w:r>
    </w:p>
    <w:p w14:paraId="1BA1C86E" w14:textId="77777777" w:rsidR="003E1D7A" w:rsidRPr="0084756E" w:rsidRDefault="003E1D7A" w:rsidP="000A3D8D">
      <w:pPr>
        <w:rPr>
          <w:rFonts w:ascii="Times New Roman" w:hAnsi="Times New Roman" w:cs="Times New Roman"/>
        </w:rPr>
      </w:pPr>
    </w:p>
    <w:p w14:paraId="745F00A4" w14:textId="77777777" w:rsidR="003E1D7A" w:rsidRPr="0084756E" w:rsidRDefault="003E1D7A" w:rsidP="000A3D8D">
      <w:pPr>
        <w:spacing w:after="160" w:line="259" w:lineRule="auto"/>
        <w:rPr>
          <w:rFonts w:ascii="Times New Roman" w:eastAsiaTheme="majorEastAsia" w:hAnsi="Times New Roman" w:cs="Times New Roman"/>
          <w:color w:val="0F4761" w:themeColor="accent1" w:themeShade="BF"/>
        </w:rPr>
      </w:pPr>
      <w:r w:rsidRPr="0084756E">
        <w:rPr>
          <w:rFonts w:ascii="Times New Roman" w:hAnsi="Times New Roman" w:cs="Times New Roman"/>
        </w:rPr>
        <w:br w:type="page"/>
      </w:r>
    </w:p>
    <w:p w14:paraId="19C43576" w14:textId="10DFCA42" w:rsidR="00E656E5" w:rsidRPr="0084756E" w:rsidRDefault="00E656E5" w:rsidP="000A3D8D">
      <w:pPr>
        <w:pStyle w:val="Heading2"/>
        <w:rPr>
          <w:rFonts w:ascii="Times New Roman" w:hAnsi="Times New Roman" w:cs="Times New Roman"/>
          <w:sz w:val="24"/>
          <w:szCs w:val="24"/>
        </w:rPr>
      </w:pPr>
      <w:r w:rsidRPr="0084756E">
        <w:rPr>
          <w:rFonts w:ascii="Times New Roman" w:hAnsi="Times New Roman" w:cs="Times New Roman"/>
          <w:sz w:val="24"/>
          <w:szCs w:val="24"/>
        </w:rPr>
        <w:lastRenderedPageBreak/>
        <w:t>Figures:</w:t>
      </w:r>
    </w:p>
    <w:p w14:paraId="33611035" w14:textId="4D7303DF" w:rsidR="003E1D7A" w:rsidRPr="0084756E" w:rsidRDefault="003E1D7A" w:rsidP="000A3D8D">
      <w:pPr>
        <w:rPr>
          <w:rFonts w:ascii="Times New Roman" w:hAnsi="Times New Roman" w:cs="Times New Roman"/>
        </w:rPr>
      </w:pPr>
      <w:r w:rsidRPr="0084756E">
        <w:rPr>
          <w:rFonts w:ascii="Times New Roman" w:hAnsi="Times New Roman" w:cs="Times New Roman"/>
        </w:rPr>
        <w:t>Figure 1</w:t>
      </w:r>
    </w:p>
    <w:p w14:paraId="1743BDFC" w14:textId="51DFA87E" w:rsidR="00E656E5" w:rsidRPr="0084756E" w:rsidRDefault="009C38A6" w:rsidP="000A3D8D">
      <w:pPr>
        <w:pStyle w:val="Figure"/>
        <w:spacing w:line="480" w:lineRule="auto"/>
        <w:jc w:val="center"/>
        <w:rPr>
          <w:rFonts w:ascii="Times New Roman" w:hAnsi="Times New Roman" w:cs="Times New Roman"/>
        </w:rPr>
      </w:pPr>
      <w:r w:rsidRPr="0084756E">
        <w:rPr>
          <w:rFonts w:ascii="Times New Roman" w:hAnsi="Times New Roman" w:cs="Times New Roman"/>
          <w:noProof/>
          <w14:ligatures w14:val="standardContextual"/>
        </w:rPr>
        <w:drawing>
          <wp:inline distT="0" distB="0" distL="0" distR="0" wp14:anchorId="0C4FD97F" wp14:editId="377BAE4D">
            <wp:extent cx="5943600" cy="4458970"/>
            <wp:effectExtent l="0" t="0" r="0" b="0"/>
            <wp:docPr id="723003478" name="Picture 2"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03478" name="Picture 2" descr="A graph of different types of line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8970"/>
                    </a:xfrm>
                    <a:prstGeom prst="rect">
                      <a:avLst/>
                    </a:prstGeom>
                  </pic:spPr>
                </pic:pic>
              </a:graphicData>
            </a:graphic>
          </wp:inline>
        </w:drawing>
      </w:r>
    </w:p>
    <w:p w14:paraId="670A8D32" w14:textId="77777777" w:rsidR="003E1D7A" w:rsidRPr="0084756E" w:rsidRDefault="003E1D7A" w:rsidP="000A3D8D">
      <w:pPr>
        <w:spacing w:after="160" w:line="259" w:lineRule="auto"/>
        <w:rPr>
          <w:rFonts w:ascii="Times New Roman" w:hAnsi="Times New Roman" w:cs="Times New Roman"/>
        </w:rPr>
      </w:pPr>
      <w:r w:rsidRPr="0084756E">
        <w:rPr>
          <w:rFonts w:ascii="Times New Roman" w:hAnsi="Times New Roman" w:cs="Times New Roman"/>
        </w:rPr>
        <w:br w:type="page"/>
      </w:r>
    </w:p>
    <w:p w14:paraId="35B8114B" w14:textId="5C428DB7" w:rsidR="003E1D7A" w:rsidRPr="0084756E" w:rsidRDefault="003E1D7A" w:rsidP="000A3D8D">
      <w:pPr>
        <w:pStyle w:val="Figure"/>
        <w:spacing w:line="480" w:lineRule="auto"/>
        <w:rPr>
          <w:rFonts w:ascii="Times New Roman" w:hAnsi="Times New Roman" w:cs="Times New Roman"/>
        </w:rPr>
      </w:pPr>
      <w:r w:rsidRPr="0084756E">
        <w:rPr>
          <w:rFonts w:ascii="Times New Roman" w:hAnsi="Times New Roman" w:cs="Times New Roman"/>
        </w:rPr>
        <w:lastRenderedPageBreak/>
        <w:t>Figure 2</w:t>
      </w:r>
    </w:p>
    <w:p w14:paraId="381D8C67" w14:textId="6AB6E90C" w:rsidR="00E656E5" w:rsidRPr="0084756E" w:rsidRDefault="00E656E5" w:rsidP="000A3D8D">
      <w:pPr>
        <w:pStyle w:val="Figure"/>
        <w:spacing w:line="480" w:lineRule="auto"/>
        <w:jc w:val="center"/>
        <w:rPr>
          <w:rFonts w:ascii="Times New Roman" w:hAnsi="Times New Roman" w:cs="Times New Roman"/>
        </w:rPr>
      </w:pPr>
      <w:r w:rsidRPr="0084756E">
        <w:rPr>
          <w:rFonts w:ascii="Times New Roman" w:hAnsi="Times New Roman" w:cs="Times New Roman"/>
          <w:noProof/>
        </w:rPr>
        <w:drawing>
          <wp:inline distT="0" distB="0" distL="0" distR="0" wp14:anchorId="2E166A93" wp14:editId="708EDF3D">
            <wp:extent cx="5638800" cy="5638800"/>
            <wp:effectExtent l="0" t="0" r="0" b="0"/>
            <wp:docPr id="36" name="Picture"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screenshot of a graph&#10;&#10;Description automatically generated"/>
                    <pic:cNvPicPr>
                      <a:picLocks noChangeAspect="1" noChangeArrowheads="1"/>
                    </pic:cNvPicPr>
                  </pic:nvPicPr>
                  <pic:blipFill>
                    <a:blip r:embed="rId24"/>
                    <a:stretch>
                      <a:fillRect/>
                    </a:stretch>
                  </pic:blipFill>
                  <pic:spPr bwMode="auto">
                    <a:xfrm>
                      <a:off x="0" y="0"/>
                      <a:ext cx="5640501" cy="5640501"/>
                    </a:xfrm>
                    <a:prstGeom prst="rect">
                      <a:avLst/>
                    </a:prstGeom>
                    <a:noFill/>
                    <a:ln w="9525">
                      <a:noFill/>
                      <a:headEnd/>
                      <a:tailEnd/>
                    </a:ln>
                  </pic:spPr>
                </pic:pic>
              </a:graphicData>
            </a:graphic>
          </wp:inline>
        </w:drawing>
      </w:r>
    </w:p>
    <w:p w14:paraId="4550ED60" w14:textId="77777777" w:rsidR="003E1D7A" w:rsidRPr="0084756E" w:rsidRDefault="003E1D7A" w:rsidP="000A3D8D">
      <w:pPr>
        <w:spacing w:after="160" w:line="259" w:lineRule="auto"/>
        <w:rPr>
          <w:rFonts w:ascii="Times New Roman" w:hAnsi="Times New Roman" w:cs="Times New Roman"/>
        </w:rPr>
      </w:pPr>
      <w:r w:rsidRPr="0084756E">
        <w:rPr>
          <w:rFonts w:ascii="Times New Roman" w:hAnsi="Times New Roman" w:cs="Times New Roman"/>
        </w:rPr>
        <w:br w:type="page"/>
      </w:r>
    </w:p>
    <w:p w14:paraId="4D63D639" w14:textId="6632C8DF" w:rsidR="003E1D7A" w:rsidRPr="0084756E" w:rsidRDefault="003E1D7A" w:rsidP="000A3D8D">
      <w:pPr>
        <w:pStyle w:val="Figure"/>
        <w:spacing w:line="480" w:lineRule="auto"/>
        <w:rPr>
          <w:rFonts w:ascii="Times New Roman" w:hAnsi="Times New Roman" w:cs="Times New Roman"/>
        </w:rPr>
      </w:pPr>
      <w:r w:rsidRPr="0084756E">
        <w:rPr>
          <w:rFonts w:ascii="Times New Roman" w:hAnsi="Times New Roman" w:cs="Times New Roman"/>
        </w:rPr>
        <w:lastRenderedPageBreak/>
        <w:t>Figure 3</w:t>
      </w:r>
    </w:p>
    <w:p w14:paraId="32ADB1F1" w14:textId="1E179697" w:rsidR="001C7F49" w:rsidRPr="0084756E" w:rsidRDefault="00E656E5" w:rsidP="000A3D8D">
      <w:pPr>
        <w:pStyle w:val="Figure"/>
        <w:spacing w:line="480" w:lineRule="auto"/>
        <w:jc w:val="center"/>
        <w:rPr>
          <w:rFonts w:ascii="Times New Roman" w:hAnsi="Times New Roman" w:cs="Times New Roman"/>
        </w:rPr>
      </w:pPr>
      <w:r w:rsidRPr="0084756E">
        <w:rPr>
          <w:rFonts w:ascii="Times New Roman" w:hAnsi="Times New Roman" w:cs="Times New Roman"/>
          <w:noProof/>
        </w:rPr>
        <w:drawing>
          <wp:inline distT="0" distB="0" distL="0" distR="0" wp14:anchorId="7370D0CF" wp14:editId="2D617557">
            <wp:extent cx="5334000" cy="7545576"/>
            <wp:effectExtent l="0" t="0" r="0" b="0"/>
            <wp:docPr id="42" name="Picture" descr="A map of the reg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descr="A map of the region&#10;&#10;Description automatically generated"/>
                    <pic:cNvPicPr>
                      <a:picLocks noChangeAspect="1" noChangeArrowheads="1"/>
                    </pic:cNvPicPr>
                  </pic:nvPicPr>
                  <pic:blipFill>
                    <a:blip r:embed="rId25"/>
                    <a:stretch>
                      <a:fillRect/>
                    </a:stretch>
                  </pic:blipFill>
                  <pic:spPr bwMode="auto">
                    <a:xfrm>
                      <a:off x="0" y="0"/>
                      <a:ext cx="5334000" cy="7545576"/>
                    </a:xfrm>
                    <a:prstGeom prst="rect">
                      <a:avLst/>
                    </a:prstGeom>
                    <a:noFill/>
                    <a:ln w="9525">
                      <a:noFill/>
                      <a:headEnd/>
                      <a:tailEnd/>
                    </a:ln>
                  </pic:spPr>
                </pic:pic>
              </a:graphicData>
            </a:graphic>
          </wp:inline>
        </w:drawing>
      </w:r>
      <w:bookmarkEnd w:id="0"/>
    </w:p>
    <w:sectPr w:rsidR="001C7F49" w:rsidRPr="0084756E" w:rsidSect="00ED6DC0">
      <w:footerReference w:type="default" r:id="rId26"/>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Dario San Segund" w:date="2025-02-03T13:06:00Z" w:initials="DS">
    <w:p w14:paraId="01047F94" w14:textId="77777777" w:rsidR="005263E4" w:rsidRDefault="005263E4" w:rsidP="005263E4">
      <w:pPr>
        <w:pStyle w:val="CommentText"/>
      </w:pPr>
      <w:r>
        <w:rPr>
          <w:rStyle w:val="CommentReference"/>
        </w:rPr>
        <w:annotationRef/>
      </w:r>
      <w:r>
        <w:t>Incorporate a Figure with Thermal Regimes, see e.g., Greiser et al. 2022 and Schmalensee et al. 2021)</w:t>
      </w:r>
    </w:p>
  </w:comment>
  <w:comment w:id="11" w:author="Dario San Segund" w:date="2025-02-03T12:00:00Z" w:initials="DS">
    <w:p w14:paraId="23C0F8AA" w14:textId="73D8BCEB" w:rsidR="00CB41D6" w:rsidRDefault="00CB41D6" w:rsidP="00CB41D6">
      <w:pPr>
        <w:pStyle w:val="CommentText"/>
      </w:pPr>
      <w:r>
        <w:rPr>
          <w:rStyle w:val="CommentReference"/>
        </w:rPr>
        <w:annotationRef/>
      </w:r>
      <w:r>
        <w:t>It seems that pupa still accumulate heat in first part of winter diapause (see Roe et al. 2023). See von Schmalensee et al 2024 and Kostal 2006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1047F94" w15:done="0"/>
  <w15:commentEx w15:paraId="23C0F8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44833F" w16cex:dateUtc="2025-02-03T12:06:00Z"/>
  <w16cex:commentExtensible w16cex:durableId="423366F1" w16cex:dateUtc="2025-02-03T1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1047F94" w16cid:durableId="7C44833F"/>
  <w16cid:commentId w16cid:paraId="23C0F8AA" w16cid:durableId="42336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274DAD" w14:textId="77777777" w:rsidR="003D585E" w:rsidRPr="00C31FD6" w:rsidRDefault="003D585E" w:rsidP="00EA5E89">
      <w:pPr>
        <w:spacing w:after="0"/>
      </w:pPr>
      <w:r w:rsidRPr="00C31FD6">
        <w:separator/>
      </w:r>
    </w:p>
  </w:endnote>
  <w:endnote w:type="continuationSeparator" w:id="0">
    <w:p w14:paraId="32483A51" w14:textId="77777777" w:rsidR="003D585E" w:rsidRPr="00C31FD6" w:rsidRDefault="003D585E" w:rsidP="00EA5E89">
      <w:pPr>
        <w:spacing w:after="0"/>
      </w:pPr>
      <w:r w:rsidRPr="00C31F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8894152"/>
      <w:docPartObj>
        <w:docPartGallery w:val="Page Numbers (Bottom of Page)"/>
        <w:docPartUnique/>
      </w:docPartObj>
    </w:sdtPr>
    <w:sdtContent>
      <w:p w14:paraId="667384B8" w14:textId="7ECB476F" w:rsidR="00EA5E89" w:rsidRPr="00C31FD6" w:rsidRDefault="00EA5E89">
        <w:pPr>
          <w:pStyle w:val="Footer"/>
          <w:jc w:val="center"/>
        </w:pPr>
        <w:r w:rsidRPr="00C31FD6">
          <w:fldChar w:fldCharType="begin"/>
        </w:r>
        <w:r w:rsidRPr="00C31FD6">
          <w:instrText>PAGE   \* MERGEFORMAT</w:instrText>
        </w:r>
        <w:r w:rsidRPr="00C31FD6">
          <w:fldChar w:fldCharType="separate"/>
        </w:r>
        <w:r w:rsidRPr="00C31FD6">
          <w:t>2</w:t>
        </w:r>
        <w:r w:rsidRPr="00C31FD6">
          <w:fldChar w:fldCharType="end"/>
        </w:r>
      </w:p>
    </w:sdtContent>
  </w:sdt>
  <w:p w14:paraId="5EA2FC4D" w14:textId="77777777" w:rsidR="00EA5E89" w:rsidRPr="00C31FD6" w:rsidRDefault="00EA5E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A9CB7" w14:textId="77777777" w:rsidR="003D585E" w:rsidRPr="00C31FD6" w:rsidRDefault="003D585E" w:rsidP="00EA5E89">
      <w:pPr>
        <w:spacing w:after="0"/>
      </w:pPr>
      <w:r w:rsidRPr="00C31FD6">
        <w:separator/>
      </w:r>
    </w:p>
  </w:footnote>
  <w:footnote w:type="continuationSeparator" w:id="0">
    <w:p w14:paraId="3E57EB8A" w14:textId="77777777" w:rsidR="003D585E" w:rsidRPr="00C31FD6" w:rsidRDefault="003D585E" w:rsidP="00EA5E89">
      <w:pPr>
        <w:spacing w:after="0"/>
      </w:pPr>
      <w:r w:rsidRPr="00C31FD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alt="Envelope with solid fill" style="width:11.25pt;height:9.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" o:bullet="t">
        <v:imagedata r:id="rId1" o:title="" croptop="-6805f" cropbottom="-5372f"/>
      </v:shape>
    </w:pict>
  </w:numPicBullet>
  <w:abstractNum w:abstractNumId="0" w15:restartNumberingAfterBreak="0">
    <w:nsid w:val="0000A990"/>
    <w:multiLevelType w:val="multilevel"/>
    <w:tmpl w:val="188874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1FE386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69C08E7"/>
    <w:multiLevelType w:val="hybridMultilevel"/>
    <w:tmpl w:val="0CD826D0"/>
    <w:lvl w:ilvl="0" w:tplc="0C0A0005">
      <w:start w:val="1"/>
      <w:numFmt w:val="bullet"/>
      <w:lvlText w:val=""/>
      <w:lvlJc w:val="left"/>
      <w:pPr>
        <w:tabs>
          <w:tab w:val="num" w:pos="720"/>
        </w:tabs>
        <w:ind w:left="720" w:hanging="360"/>
      </w:pPr>
      <w:rPr>
        <w:rFonts w:ascii="Wingdings" w:hAnsi="Wingdings" w:hint="default"/>
      </w:rPr>
    </w:lvl>
    <w:lvl w:ilvl="1" w:tplc="806AD360" w:tentative="1">
      <w:start w:val="1"/>
      <w:numFmt w:val="bullet"/>
      <w:lvlText w:val=""/>
      <w:lvlJc w:val="left"/>
      <w:pPr>
        <w:tabs>
          <w:tab w:val="num" w:pos="1440"/>
        </w:tabs>
        <w:ind w:left="1440" w:hanging="360"/>
      </w:pPr>
      <w:rPr>
        <w:rFonts w:ascii="Symbol" w:hAnsi="Symbol" w:hint="default"/>
      </w:rPr>
    </w:lvl>
    <w:lvl w:ilvl="2" w:tplc="85BE2EAA" w:tentative="1">
      <w:start w:val="1"/>
      <w:numFmt w:val="bullet"/>
      <w:lvlText w:val=""/>
      <w:lvlJc w:val="left"/>
      <w:pPr>
        <w:tabs>
          <w:tab w:val="num" w:pos="2160"/>
        </w:tabs>
        <w:ind w:left="2160" w:hanging="360"/>
      </w:pPr>
      <w:rPr>
        <w:rFonts w:ascii="Symbol" w:hAnsi="Symbol" w:hint="default"/>
      </w:rPr>
    </w:lvl>
    <w:lvl w:ilvl="3" w:tplc="9042C2AC" w:tentative="1">
      <w:start w:val="1"/>
      <w:numFmt w:val="bullet"/>
      <w:lvlText w:val=""/>
      <w:lvlJc w:val="left"/>
      <w:pPr>
        <w:tabs>
          <w:tab w:val="num" w:pos="2880"/>
        </w:tabs>
        <w:ind w:left="2880" w:hanging="360"/>
      </w:pPr>
      <w:rPr>
        <w:rFonts w:ascii="Symbol" w:hAnsi="Symbol" w:hint="default"/>
      </w:rPr>
    </w:lvl>
    <w:lvl w:ilvl="4" w:tplc="EB0E0AB2" w:tentative="1">
      <w:start w:val="1"/>
      <w:numFmt w:val="bullet"/>
      <w:lvlText w:val=""/>
      <w:lvlJc w:val="left"/>
      <w:pPr>
        <w:tabs>
          <w:tab w:val="num" w:pos="3600"/>
        </w:tabs>
        <w:ind w:left="3600" w:hanging="360"/>
      </w:pPr>
      <w:rPr>
        <w:rFonts w:ascii="Symbol" w:hAnsi="Symbol" w:hint="default"/>
      </w:rPr>
    </w:lvl>
    <w:lvl w:ilvl="5" w:tplc="D2E8985C" w:tentative="1">
      <w:start w:val="1"/>
      <w:numFmt w:val="bullet"/>
      <w:lvlText w:val=""/>
      <w:lvlJc w:val="left"/>
      <w:pPr>
        <w:tabs>
          <w:tab w:val="num" w:pos="4320"/>
        </w:tabs>
        <w:ind w:left="4320" w:hanging="360"/>
      </w:pPr>
      <w:rPr>
        <w:rFonts w:ascii="Symbol" w:hAnsi="Symbol" w:hint="default"/>
      </w:rPr>
    </w:lvl>
    <w:lvl w:ilvl="6" w:tplc="AFDAC568" w:tentative="1">
      <w:start w:val="1"/>
      <w:numFmt w:val="bullet"/>
      <w:lvlText w:val=""/>
      <w:lvlJc w:val="left"/>
      <w:pPr>
        <w:tabs>
          <w:tab w:val="num" w:pos="5040"/>
        </w:tabs>
        <w:ind w:left="5040" w:hanging="360"/>
      </w:pPr>
      <w:rPr>
        <w:rFonts w:ascii="Symbol" w:hAnsi="Symbol" w:hint="default"/>
      </w:rPr>
    </w:lvl>
    <w:lvl w:ilvl="7" w:tplc="AA3C530E" w:tentative="1">
      <w:start w:val="1"/>
      <w:numFmt w:val="bullet"/>
      <w:lvlText w:val=""/>
      <w:lvlJc w:val="left"/>
      <w:pPr>
        <w:tabs>
          <w:tab w:val="num" w:pos="5760"/>
        </w:tabs>
        <w:ind w:left="5760" w:hanging="360"/>
      </w:pPr>
      <w:rPr>
        <w:rFonts w:ascii="Symbol" w:hAnsi="Symbol" w:hint="default"/>
      </w:rPr>
    </w:lvl>
    <w:lvl w:ilvl="8" w:tplc="D14A93C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4C24EE"/>
    <w:multiLevelType w:val="hybridMultilevel"/>
    <w:tmpl w:val="F63E36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4436115"/>
    <w:multiLevelType w:val="hybridMultilevel"/>
    <w:tmpl w:val="F63E36B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5A193D"/>
    <w:multiLevelType w:val="hybridMultilevel"/>
    <w:tmpl w:val="2E62B18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FFB1657"/>
    <w:multiLevelType w:val="hybridMultilevel"/>
    <w:tmpl w:val="D0502852"/>
    <w:lvl w:ilvl="0" w:tplc="AD4812F4">
      <w:numFmt w:val="bullet"/>
      <w:lvlText w:val=""/>
      <w:lvlJc w:val="left"/>
      <w:pPr>
        <w:ind w:left="720" w:hanging="360"/>
      </w:pPr>
      <w:rPr>
        <w:rFonts w:ascii="Symbol" w:eastAsiaTheme="minorHAnsi"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4887098">
    <w:abstractNumId w:val="0"/>
  </w:num>
  <w:num w:numId="2" w16cid:durableId="1422800002">
    <w:abstractNumId w:val="1"/>
  </w:num>
  <w:num w:numId="3" w16cid:durableId="137496291">
    <w:abstractNumId w:val="2"/>
  </w:num>
  <w:num w:numId="4" w16cid:durableId="1289580651">
    <w:abstractNumId w:val="3"/>
  </w:num>
  <w:num w:numId="5" w16cid:durableId="682439913">
    <w:abstractNumId w:val="4"/>
  </w:num>
  <w:num w:numId="6" w16cid:durableId="266235439">
    <w:abstractNumId w:val="6"/>
  </w:num>
  <w:num w:numId="7" w16cid:durableId="718169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rio San Segund">
    <w15:presenceInfo w15:providerId="Windows Live" w15:userId="8baff136a8a16545"/>
  </w15:person>
  <w15:person w15:author="Morales Castilla Ignacio">
    <w15:presenceInfo w15:providerId="AD" w15:userId="S::ignacio.moralesc@uah.es::71b723e1-a4b0-4891-ab5d-e564564a7a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6E5"/>
    <w:rsid w:val="00011B6E"/>
    <w:rsid w:val="00011EBC"/>
    <w:rsid w:val="00033C10"/>
    <w:rsid w:val="00034828"/>
    <w:rsid w:val="000431C3"/>
    <w:rsid w:val="000453CE"/>
    <w:rsid w:val="00053302"/>
    <w:rsid w:val="00054BEE"/>
    <w:rsid w:val="000612D1"/>
    <w:rsid w:val="00061B6F"/>
    <w:rsid w:val="00067217"/>
    <w:rsid w:val="000814EE"/>
    <w:rsid w:val="00092AAB"/>
    <w:rsid w:val="00092D50"/>
    <w:rsid w:val="00094AE9"/>
    <w:rsid w:val="00097FAC"/>
    <w:rsid w:val="000A2FE2"/>
    <w:rsid w:val="000A3D8D"/>
    <w:rsid w:val="000A7AFA"/>
    <w:rsid w:val="000B1276"/>
    <w:rsid w:val="000B4AE1"/>
    <w:rsid w:val="000B6A48"/>
    <w:rsid w:val="000B6E5D"/>
    <w:rsid w:val="000D3963"/>
    <w:rsid w:val="000E2AA7"/>
    <w:rsid w:val="000F1901"/>
    <w:rsid w:val="000F7F48"/>
    <w:rsid w:val="001001BE"/>
    <w:rsid w:val="00103D92"/>
    <w:rsid w:val="00111838"/>
    <w:rsid w:val="00115322"/>
    <w:rsid w:val="0011543F"/>
    <w:rsid w:val="00123787"/>
    <w:rsid w:val="00136F47"/>
    <w:rsid w:val="001402F1"/>
    <w:rsid w:val="00146F17"/>
    <w:rsid w:val="00156D65"/>
    <w:rsid w:val="0016750F"/>
    <w:rsid w:val="00194C72"/>
    <w:rsid w:val="001950F4"/>
    <w:rsid w:val="001C1599"/>
    <w:rsid w:val="001C7F49"/>
    <w:rsid w:val="001D436D"/>
    <w:rsid w:val="001D5725"/>
    <w:rsid w:val="001D5EB6"/>
    <w:rsid w:val="001D66F5"/>
    <w:rsid w:val="001E0768"/>
    <w:rsid w:val="001F31B6"/>
    <w:rsid w:val="001F3D69"/>
    <w:rsid w:val="001F4C4B"/>
    <w:rsid w:val="00200B5D"/>
    <w:rsid w:val="00202E2D"/>
    <w:rsid w:val="00204590"/>
    <w:rsid w:val="00207CFD"/>
    <w:rsid w:val="0021182B"/>
    <w:rsid w:val="002166DD"/>
    <w:rsid w:val="00217164"/>
    <w:rsid w:val="00223D00"/>
    <w:rsid w:val="002271F7"/>
    <w:rsid w:val="00230636"/>
    <w:rsid w:val="00240372"/>
    <w:rsid w:val="0024083F"/>
    <w:rsid w:val="00252245"/>
    <w:rsid w:val="00254184"/>
    <w:rsid w:val="00283624"/>
    <w:rsid w:val="00284637"/>
    <w:rsid w:val="00293401"/>
    <w:rsid w:val="00295E84"/>
    <w:rsid w:val="002A7F33"/>
    <w:rsid w:val="002C316F"/>
    <w:rsid w:val="002C69A8"/>
    <w:rsid w:val="002C7A44"/>
    <w:rsid w:val="002D0696"/>
    <w:rsid w:val="002F09B2"/>
    <w:rsid w:val="002F0F04"/>
    <w:rsid w:val="002F1F8A"/>
    <w:rsid w:val="002F292E"/>
    <w:rsid w:val="002F2C47"/>
    <w:rsid w:val="002F52D3"/>
    <w:rsid w:val="00307721"/>
    <w:rsid w:val="00320452"/>
    <w:rsid w:val="0032181B"/>
    <w:rsid w:val="00323663"/>
    <w:rsid w:val="00326424"/>
    <w:rsid w:val="00343BAA"/>
    <w:rsid w:val="00361356"/>
    <w:rsid w:val="0036589E"/>
    <w:rsid w:val="0038047C"/>
    <w:rsid w:val="00381B4E"/>
    <w:rsid w:val="00382EDA"/>
    <w:rsid w:val="00385695"/>
    <w:rsid w:val="0038606E"/>
    <w:rsid w:val="003923EE"/>
    <w:rsid w:val="003A4886"/>
    <w:rsid w:val="003A6183"/>
    <w:rsid w:val="003B1C31"/>
    <w:rsid w:val="003B2C89"/>
    <w:rsid w:val="003B3E82"/>
    <w:rsid w:val="003B623D"/>
    <w:rsid w:val="003C6A30"/>
    <w:rsid w:val="003D0653"/>
    <w:rsid w:val="003D09FA"/>
    <w:rsid w:val="003D283E"/>
    <w:rsid w:val="003D309C"/>
    <w:rsid w:val="003D34C4"/>
    <w:rsid w:val="003D41F9"/>
    <w:rsid w:val="003D585E"/>
    <w:rsid w:val="003D6FFD"/>
    <w:rsid w:val="003D7CDD"/>
    <w:rsid w:val="003E09B9"/>
    <w:rsid w:val="003E1D7A"/>
    <w:rsid w:val="003F1077"/>
    <w:rsid w:val="003F4A0E"/>
    <w:rsid w:val="00406AC7"/>
    <w:rsid w:val="00411A1A"/>
    <w:rsid w:val="00411BA8"/>
    <w:rsid w:val="00412F46"/>
    <w:rsid w:val="00416A62"/>
    <w:rsid w:val="00420673"/>
    <w:rsid w:val="004213F3"/>
    <w:rsid w:val="00424D79"/>
    <w:rsid w:val="00425249"/>
    <w:rsid w:val="00435FD2"/>
    <w:rsid w:val="00442D4A"/>
    <w:rsid w:val="00443B29"/>
    <w:rsid w:val="004444EB"/>
    <w:rsid w:val="00447FC8"/>
    <w:rsid w:val="00450BFE"/>
    <w:rsid w:val="00462148"/>
    <w:rsid w:val="00462DF4"/>
    <w:rsid w:val="00473995"/>
    <w:rsid w:val="00474B24"/>
    <w:rsid w:val="00485CE8"/>
    <w:rsid w:val="004A0736"/>
    <w:rsid w:val="004A7B0C"/>
    <w:rsid w:val="004B4A99"/>
    <w:rsid w:val="004C1921"/>
    <w:rsid w:val="004D38ED"/>
    <w:rsid w:val="00504C00"/>
    <w:rsid w:val="005263E4"/>
    <w:rsid w:val="00535C41"/>
    <w:rsid w:val="00537948"/>
    <w:rsid w:val="0054133E"/>
    <w:rsid w:val="00543192"/>
    <w:rsid w:val="005462EE"/>
    <w:rsid w:val="00547FB5"/>
    <w:rsid w:val="00557A33"/>
    <w:rsid w:val="00560143"/>
    <w:rsid w:val="00572A75"/>
    <w:rsid w:val="0059225C"/>
    <w:rsid w:val="005A6880"/>
    <w:rsid w:val="005B3E7D"/>
    <w:rsid w:val="005B4BC3"/>
    <w:rsid w:val="005B4FBA"/>
    <w:rsid w:val="005C2EE1"/>
    <w:rsid w:val="005C6A19"/>
    <w:rsid w:val="005D22EA"/>
    <w:rsid w:val="005D2B00"/>
    <w:rsid w:val="005D5592"/>
    <w:rsid w:val="005D72DE"/>
    <w:rsid w:val="005E54D5"/>
    <w:rsid w:val="005F1429"/>
    <w:rsid w:val="005F3560"/>
    <w:rsid w:val="005F6DE4"/>
    <w:rsid w:val="006004BC"/>
    <w:rsid w:val="00606C19"/>
    <w:rsid w:val="006074F8"/>
    <w:rsid w:val="00610505"/>
    <w:rsid w:val="00613917"/>
    <w:rsid w:val="00614A32"/>
    <w:rsid w:val="00623F73"/>
    <w:rsid w:val="00630DDB"/>
    <w:rsid w:val="00641651"/>
    <w:rsid w:val="0064515F"/>
    <w:rsid w:val="00662E4D"/>
    <w:rsid w:val="00677653"/>
    <w:rsid w:val="0068630F"/>
    <w:rsid w:val="006A167F"/>
    <w:rsid w:val="006A1ED0"/>
    <w:rsid w:val="006A233B"/>
    <w:rsid w:val="006B0286"/>
    <w:rsid w:val="006B3A73"/>
    <w:rsid w:val="006C18CB"/>
    <w:rsid w:val="006C3A6C"/>
    <w:rsid w:val="006C7A21"/>
    <w:rsid w:val="006D7286"/>
    <w:rsid w:val="006F200E"/>
    <w:rsid w:val="006F481E"/>
    <w:rsid w:val="00702EB1"/>
    <w:rsid w:val="00717F15"/>
    <w:rsid w:val="007353FF"/>
    <w:rsid w:val="0076080A"/>
    <w:rsid w:val="007617B1"/>
    <w:rsid w:val="007638AB"/>
    <w:rsid w:val="00763CA7"/>
    <w:rsid w:val="0076427E"/>
    <w:rsid w:val="00771FA1"/>
    <w:rsid w:val="00777B3E"/>
    <w:rsid w:val="00793D05"/>
    <w:rsid w:val="007A4E87"/>
    <w:rsid w:val="007C6DFF"/>
    <w:rsid w:val="007D44D1"/>
    <w:rsid w:val="007D505C"/>
    <w:rsid w:val="007E39BB"/>
    <w:rsid w:val="007E64E2"/>
    <w:rsid w:val="007E7946"/>
    <w:rsid w:val="007F4B0F"/>
    <w:rsid w:val="007F67D8"/>
    <w:rsid w:val="00813938"/>
    <w:rsid w:val="008272DC"/>
    <w:rsid w:val="008328B2"/>
    <w:rsid w:val="00834956"/>
    <w:rsid w:val="008401B0"/>
    <w:rsid w:val="008471D1"/>
    <w:rsid w:val="0084756E"/>
    <w:rsid w:val="00851000"/>
    <w:rsid w:val="0085701F"/>
    <w:rsid w:val="00857214"/>
    <w:rsid w:val="00863D0A"/>
    <w:rsid w:val="0087220A"/>
    <w:rsid w:val="008748EB"/>
    <w:rsid w:val="008843CF"/>
    <w:rsid w:val="00886FC1"/>
    <w:rsid w:val="00895CD9"/>
    <w:rsid w:val="00897BA1"/>
    <w:rsid w:val="008A094C"/>
    <w:rsid w:val="008A6E20"/>
    <w:rsid w:val="008C499A"/>
    <w:rsid w:val="008D4469"/>
    <w:rsid w:val="008D4BE8"/>
    <w:rsid w:val="008E45FC"/>
    <w:rsid w:val="008E5CD5"/>
    <w:rsid w:val="008F7861"/>
    <w:rsid w:val="0090063E"/>
    <w:rsid w:val="009023A0"/>
    <w:rsid w:val="0091141E"/>
    <w:rsid w:val="009317F9"/>
    <w:rsid w:val="00934D8E"/>
    <w:rsid w:val="00950BFF"/>
    <w:rsid w:val="009523D8"/>
    <w:rsid w:val="00965981"/>
    <w:rsid w:val="0097355C"/>
    <w:rsid w:val="00976B70"/>
    <w:rsid w:val="009807BC"/>
    <w:rsid w:val="00986F4F"/>
    <w:rsid w:val="00990590"/>
    <w:rsid w:val="0099685B"/>
    <w:rsid w:val="00997010"/>
    <w:rsid w:val="009A6923"/>
    <w:rsid w:val="009A6C18"/>
    <w:rsid w:val="009A7B90"/>
    <w:rsid w:val="009A7DFA"/>
    <w:rsid w:val="009B25BF"/>
    <w:rsid w:val="009B66EF"/>
    <w:rsid w:val="009C0F2F"/>
    <w:rsid w:val="009C1324"/>
    <w:rsid w:val="009C38A6"/>
    <w:rsid w:val="009D20BA"/>
    <w:rsid w:val="009D57F8"/>
    <w:rsid w:val="009D722B"/>
    <w:rsid w:val="009E439B"/>
    <w:rsid w:val="009F0A1A"/>
    <w:rsid w:val="009F1496"/>
    <w:rsid w:val="009F1D80"/>
    <w:rsid w:val="009F4FD6"/>
    <w:rsid w:val="00A04DC7"/>
    <w:rsid w:val="00A20FFC"/>
    <w:rsid w:val="00A21439"/>
    <w:rsid w:val="00A23E95"/>
    <w:rsid w:val="00A36E28"/>
    <w:rsid w:val="00A41FF6"/>
    <w:rsid w:val="00A54F7B"/>
    <w:rsid w:val="00A5531E"/>
    <w:rsid w:val="00A61C3B"/>
    <w:rsid w:val="00A64631"/>
    <w:rsid w:val="00A673C3"/>
    <w:rsid w:val="00A73287"/>
    <w:rsid w:val="00A74AB1"/>
    <w:rsid w:val="00A92B66"/>
    <w:rsid w:val="00A92F5A"/>
    <w:rsid w:val="00AA1D5D"/>
    <w:rsid w:val="00AA3922"/>
    <w:rsid w:val="00AB188C"/>
    <w:rsid w:val="00AB36A0"/>
    <w:rsid w:val="00AC11A7"/>
    <w:rsid w:val="00AC25B0"/>
    <w:rsid w:val="00AC6944"/>
    <w:rsid w:val="00AD2140"/>
    <w:rsid w:val="00AD273F"/>
    <w:rsid w:val="00AD47E1"/>
    <w:rsid w:val="00AD536E"/>
    <w:rsid w:val="00AD5AE0"/>
    <w:rsid w:val="00AD7E12"/>
    <w:rsid w:val="00AF25F8"/>
    <w:rsid w:val="00B04707"/>
    <w:rsid w:val="00B12467"/>
    <w:rsid w:val="00B13A4E"/>
    <w:rsid w:val="00B253BE"/>
    <w:rsid w:val="00B36359"/>
    <w:rsid w:val="00B37448"/>
    <w:rsid w:val="00B42285"/>
    <w:rsid w:val="00B455B2"/>
    <w:rsid w:val="00B50756"/>
    <w:rsid w:val="00B50F73"/>
    <w:rsid w:val="00B86168"/>
    <w:rsid w:val="00B97152"/>
    <w:rsid w:val="00BA7DB3"/>
    <w:rsid w:val="00BB1156"/>
    <w:rsid w:val="00BB1DAF"/>
    <w:rsid w:val="00BB386E"/>
    <w:rsid w:val="00BC0294"/>
    <w:rsid w:val="00BC3C7C"/>
    <w:rsid w:val="00BC5991"/>
    <w:rsid w:val="00BD7C3A"/>
    <w:rsid w:val="00BE62D3"/>
    <w:rsid w:val="00BF40E4"/>
    <w:rsid w:val="00BF5479"/>
    <w:rsid w:val="00BF6080"/>
    <w:rsid w:val="00C03273"/>
    <w:rsid w:val="00C1361C"/>
    <w:rsid w:val="00C2117E"/>
    <w:rsid w:val="00C312FB"/>
    <w:rsid w:val="00C31FD6"/>
    <w:rsid w:val="00C3740B"/>
    <w:rsid w:val="00C418F2"/>
    <w:rsid w:val="00C46196"/>
    <w:rsid w:val="00C53371"/>
    <w:rsid w:val="00C56F9A"/>
    <w:rsid w:val="00C5789A"/>
    <w:rsid w:val="00C66C8A"/>
    <w:rsid w:val="00C726E3"/>
    <w:rsid w:val="00C739CE"/>
    <w:rsid w:val="00C81FB1"/>
    <w:rsid w:val="00C83342"/>
    <w:rsid w:val="00C865E5"/>
    <w:rsid w:val="00C911A5"/>
    <w:rsid w:val="00C93841"/>
    <w:rsid w:val="00C97650"/>
    <w:rsid w:val="00C97DF0"/>
    <w:rsid w:val="00CA1163"/>
    <w:rsid w:val="00CA306A"/>
    <w:rsid w:val="00CB41D6"/>
    <w:rsid w:val="00CB5616"/>
    <w:rsid w:val="00CC7CD3"/>
    <w:rsid w:val="00CC7EF9"/>
    <w:rsid w:val="00CD20A9"/>
    <w:rsid w:val="00CD37C0"/>
    <w:rsid w:val="00CE1F9E"/>
    <w:rsid w:val="00CF3E3C"/>
    <w:rsid w:val="00D03318"/>
    <w:rsid w:val="00D035C0"/>
    <w:rsid w:val="00D12127"/>
    <w:rsid w:val="00D231B0"/>
    <w:rsid w:val="00D364F8"/>
    <w:rsid w:val="00D37422"/>
    <w:rsid w:val="00D4090F"/>
    <w:rsid w:val="00D41390"/>
    <w:rsid w:val="00D4292C"/>
    <w:rsid w:val="00D641DB"/>
    <w:rsid w:val="00D701A3"/>
    <w:rsid w:val="00D76E4E"/>
    <w:rsid w:val="00D858B8"/>
    <w:rsid w:val="00D86C57"/>
    <w:rsid w:val="00D93B36"/>
    <w:rsid w:val="00DA2D96"/>
    <w:rsid w:val="00DA6961"/>
    <w:rsid w:val="00DB3704"/>
    <w:rsid w:val="00DB4EEC"/>
    <w:rsid w:val="00DC2F39"/>
    <w:rsid w:val="00DC7D91"/>
    <w:rsid w:val="00DD12FD"/>
    <w:rsid w:val="00DD3089"/>
    <w:rsid w:val="00DD5978"/>
    <w:rsid w:val="00DE10D8"/>
    <w:rsid w:val="00DF3287"/>
    <w:rsid w:val="00DF3360"/>
    <w:rsid w:val="00DF6B9B"/>
    <w:rsid w:val="00E05DE8"/>
    <w:rsid w:val="00E11198"/>
    <w:rsid w:val="00E31F18"/>
    <w:rsid w:val="00E46CAE"/>
    <w:rsid w:val="00E648AE"/>
    <w:rsid w:val="00E656E5"/>
    <w:rsid w:val="00E808B3"/>
    <w:rsid w:val="00E86306"/>
    <w:rsid w:val="00EA0F59"/>
    <w:rsid w:val="00EA5E89"/>
    <w:rsid w:val="00EB05F6"/>
    <w:rsid w:val="00EB5187"/>
    <w:rsid w:val="00EC0878"/>
    <w:rsid w:val="00ED6DC0"/>
    <w:rsid w:val="00EE3F32"/>
    <w:rsid w:val="00EF18F8"/>
    <w:rsid w:val="00EF25F7"/>
    <w:rsid w:val="00EF7562"/>
    <w:rsid w:val="00F10DCD"/>
    <w:rsid w:val="00F15A74"/>
    <w:rsid w:val="00F23A96"/>
    <w:rsid w:val="00F25C2F"/>
    <w:rsid w:val="00F322C1"/>
    <w:rsid w:val="00F406D3"/>
    <w:rsid w:val="00F41A27"/>
    <w:rsid w:val="00F55637"/>
    <w:rsid w:val="00F56F05"/>
    <w:rsid w:val="00F61D87"/>
    <w:rsid w:val="00F63A58"/>
    <w:rsid w:val="00F67AB2"/>
    <w:rsid w:val="00F80277"/>
    <w:rsid w:val="00F81A48"/>
    <w:rsid w:val="00F83C31"/>
    <w:rsid w:val="00F84572"/>
    <w:rsid w:val="00FA629D"/>
    <w:rsid w:val="00FB08C6"/>
    <w:rsid w:val="00FB372C"/>
    <w:rsid w:val="00FB79EC"/>
    <w:rsid w:val="00FC2CFA"/>
    <w:rsid w:val="00FC5F9B"/>
    <w:rsid w:val="00FD2C44"/>
    <w:rsid w:val="00FD5392"/>
    <w:rsid w:val="00FE3327"/>
    <w:rsid w:val="00FE5DA2"/>
    <w:rsid w:val="00FE60EE"/>
    <w:rsid w:val="00FF0D5D"/>
    <w:rsid w:val="00FF3B72"/>
    <w:rsid w:val="04BAAA63"/>
    <w:rsid w:val="08C11EBD"/>
    <w:rsid w:val="0925DEFE"/>
    <w:rsid w:val="0935EAE5"/>
    <w:rsid w:val="0D204922"/>
    <w:rsid w:val="0FF7C7C2"/>
    <w:rsid w:val="115FA93A"/>
    <w:rsid w:val="11CDAD2F"/>
    <w:rsid w:val="12800508"/>
    <w:rsid w:val="17A6DF7C"/>
    <w:rsid w:val="18B2F03E"/>
    <w:rsid w:val="1AFA48D7"/>
    <w:rsid w:val="1B03FBCA"/>
    <w:rsid w:val="1CDC9923"/>
    <w:rsid w:val="1F1342C5"/>
    <w:rsid w:val="21EF1783"/>
    <w:rsid w:val="23C112C1"/>
    <w:rsid w:val="25E2BDCA"/>
    <w:rsid w:val="26AA67FB"/>
    <w:rsid w:val="2942D961"/>
    <w:rsid w:val="2A5CA86F"/>
    <w:rsid w:val="2DAF9C9D"/>
    <w:rsid w:val="2EB4722E"/>
    <w:rsid w:val="2FB710C4"/>
    <w:rsid w:val="308AB1AA"/>
    <w:rsid w:val="328F4EA5"/>
    <w:rsid w:val="330A87A6"/>
    <w:rsid w:val="3387E351"/>
    <w:rsid w:val="352A0DA1"/>
    <w:rsid w:val="3A74F748"/>
    <w:rsid w:val="3AD3F0ED"/>
    <w:rsid w:val="3CC12744"/>
    <w:rsid w:val="3E413F92"/>
    <w:rsid w:val="4319F1E6"/>
    <w:rsid w:val="449FD5A7"/>
    <w:rsid w:val="45C2FB11"/>
    <w:rsid w:val="45F48C1A"/>
    <w:rsid w:val="46CFE661"/>
    <w:rsid w:val="49038686"/>
    <w:rsid w:val="49FE07C7"/>
    <w:rsid w:val="4A8D1EE3"/>
    <w:rsid w:val="509AAAAE"/>
    <w:rsid w:val="52596B8F"/>
    <w:rsid w:val="558AEE7C"/>
    <w:rsid w:val="56442E73"/>
    <w:rsid w:val="568E4F66"/>
    <w:rsid w:val="5A2DFED5"/>
    <w:rsid w:val="5B254D9D"/>
    <w:rsid w:val="5D861D07"/>
    <w:rsid w:val="5E0B6CC6"/>
    <w:rsid w:val="60514E66"/>
    <w:rsid w:val="66380E65"/>
    <w:rsid w:val="6776D93A"/>
    <w:rsid w:val="69FE1A61"/>
    <w:rsid w:val="6CCA67A7"/>
    <w:rsid w:val="6F93782F"/>
    <w:rsid w:val="6FA8CC1B"/>
    <w:rsid w:val="70020869"/>
    <w:rsid w:val="70970AFB"/>
    <w:rsid w:val="70DBCF19"/>
    <w:rsid w:val="71788B65"/>
    <w:rsid w:val="71D5EB00"/>
    <w:rsid w:val="72E06CDD"/>
    <w:rsid w:val="73E822F7"/>
    <w:rsid w:val="743C33E5"/>
    <w:rsid w:val="75857480"/>
    <w:rsid w:val="79218D82"/>
    <w:rsid w:val="79CA8739"/>
    <w:rsid w:val="7BAAD999"/>
    <w:rsid w:val="7C1AE025"/>
    <w:rsid w:val="7C8AA922"/>
    <w:rsid w:val="7CAACF9D"/>
    <w:rsid w:val="7E58A204"/>
    <w:rsid w:val="7F80C224"/>
    <w:rsid w:val="7FF47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8315"/>
  <w15:chartTrackingRefBased/>
  <w15:docId w15:val="{41A7753C-171F-4B4F-B1D6-AA6D3E3E6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6E5"/>
    <w:pPr>
      <w:spacing w:after="200" w:line="240" w:lineRule="auto"/>
    </w:pPr>
    <w:rPr>
      <w:kern w:val="0"/>
      <w:sz w:val="24"/>
      <w:szCs w:val="24"/>
      <w:lang w:val="en-US"/>
      <w14:ligatures w14:val="none"/>
    </w:rPr>
  </w:style>
  <w:style w:type="paragraph" w:styleId="Heading1">
    <w:name w:val="heading 1"/>
    <w:basedOn w:val="Normal"/>
    <w:next w:val="Normal"/>
    <w:link w:val="Heading1Char"/>
    <w:uiPriority w:val="9"/>
    <w:qFormat/>
    <w:rsid w:val="00E65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5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5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65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65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65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E65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E65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E65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5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5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5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5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5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56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5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56E5"/>
    <w:rPr>
      <w:rFonts w:eastAsiaTheme="majorEastAsia" w:cstheme="majorBidi"/>
      <w:color w:val="272727" w:themeColor="text1" w:themeTint="D8"/>
    </w:rPr>
  </w:style>
  <w:style w:type="paragraph" w:styleId="Title">
    <w:name w:val="Title"/>
    <w:basedOn w:val="Normal"/>
    <w:next w:val="Normal"/>
    <w:link w:val="TitleChar"/>
    <w:qFormat/>
    <w:rsid w:val="00E656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E65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5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56E5"/>
    <w:pPr>
      <w:spacing w:before="160"/>
      <w:jc w:val="center"/>
    </w:pPr>
    <w:rPr>
      <w:i/>
      <w:iCs/>
      <w:color w:val="404040" w:themeColor="text1" w:themeTint="BF"/>
    </w:rPr>
  </w:style>
  <w:style w:type="character" w:customStyle="1" w:styleId="QuoteChar">
    <w:name w:val="Quote Char"/>
    <w:basedOn w:val="DefaultParagraphFont"/>
    <w:link w:val="Quote"/>
    <w:uiPriority w:val="29"/>
    <w:rsid w:val="00E656E5"/>
    <w:rPr>
      <w:i/>
      <w:iCs/>
      <w:color w:val="404040" w:themeColor="text1" w:themeTint="BF"/>
    </w:rPr>
  </w:style>
  <w:style w:type="paragraph" w:styleId="ListParagraph">
    <w:name w:val="List Paragraph"/>
    <w:basedOn w:val="Normal"/>
    <w:uiPriority w:val="34"/>
    <w:qFormat/>
    <w:rsid w:val="00E656E5"/>
    <w:pPr>
      <w:ind w:left="720"/>
      <w:contextualSpacing/>
    </w:pPr>
  </w:style>
  <w:style w:type="character" w:styleId="IntenseEmphasis">
    <w:name w:val="Intense Emphasis"/>
    <w:basedOn w:val="DefaultParagraphFont"/>
    <w:uiPriority w:val="21"/>
    <w:qFormat/>
    <w:rsid w:val="00E656E5"/>
    <w:rPr>
      <w:i/>
      <w:iCs/>
      <w:color w:val="0F4761" w:themeColor="accent1" w:themeShade="BF"/>
    </w:rPr>
  </w:style>
  <w:style w:type="paragraph" w:styleId="IntenseQuote">
    <w:name w:val="Intense Quote"/>
    <w:basedOn w:val="Normal"/>
    <w:next w:val="Normal"/>
    <w:link w:val="IntenseQuoteChar"/>
    <w:uiPriority w:val="30"/>
    <w:qFormat/>
    <w:rsid w:val="00E65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56E5"/>
    <w:rPr>
      <w:i/>
      <w:iCs/>
      <w:color w:val="0F4761" w:themeColor="accent1" w:themeShade="BF"/>
    </w:rPr>
  </w:style>
  <w:style w:type="character" w:styleId="IntenseReference">
    <w:name w:val="Intense Reference"/>
    <w:basedOn w:val="DefaultParagraphFont"/>
    <w:uiPriority w:val="32"/>
    <w:qFormat/>
    <w:rsid w:val="00E656E5"/>
    <w:rPr>
      <w:b/>
      <w:bCs/>
      <w:smallCaps/>
      <w:color w:val="0F4761" w:themeColor="accent1" w:themeShade="BF"/>
      <w:spacing w:val="5"/>
    </w:rPr>
  </w:style>
  <w:style w:type="paragraph" w:styleId="BodyText">
    <w:name w:val="Body Text"/>
    <w:basedOn w:val="Normal"/>
    <w:link w:val="BodyTextChar"/>
    <w:qFormat/>
    <w:rsid w:val="00E656E5"/>
    <w:pPr>
      <w:spacing w:before="180" w:after="180"/>
    </w:pPr>
  </w:style>
  <w:style w:type="character" w:customStyle="1" w:styleId="BodyTextChar">
    <w:name w:val="Body Text Char"/>
    <w:basedOn w:val="DefaultParagraphFont"/>
    <w:link w:val="BodyText"/>
    <w:rsid w:val="00E656E5"/>
    <w:rPr>
      <w:kern w:val="0"/>
      <w:sz w:val="24"/>
      <w:szCs w:val="24"/>
      <w:lang w:val="en-US"/>
      <w14:ligatures w14:val="none"/>
    </w:rPr>
  </w:style>
  <w:style w:type="paragraph" w:customStyle="1" w:styleId="FirstParagraph">
    <w:name w:val="First Paragraph"/>
    <w:basedOn w:val="BodyText"/>
    <w:next w:val="BodyText"/>
    <w:qFormat/>
    <w:rsid w:val="00E656E5"/>
  </w:style>
  <w:style w:type="paragraph" w:customStyle="1" w:styleId="Compact">
    <w:name w:val="Compact"/>
    <w:basedOn w:val="BodyText"/>
    <w:qFormat/>
    <w:rsid w:val="00E656E5"/>
    <w:pPr>
      <w:spacing w:before="36" w:after="36"/>
    </w:pPr>
  </w:style>
  <w:style w:type="paragraph" w:customStyle="1" w:styleId="Author">
    <w:name w:val="Author"/>
    <w:next w:val="BodyText"/>
    <w:qFormat/>
    <w:rsid w:val="00E656E5"/>
    <w:pPr>
      <w:keepNext/>
      <w:keepLines/>
      <w:spacing w:after="200" w:line="240" w:lineRule="auto"/>
      <w:jc w:val="center"/>
    </w:pPr>
    <w:rPr>
      <w:kern w:val="0"/>
      <w:sz w:val="24"/>
      <w:szCs w:val="24"/>
      <w:lang w:val="en-US"/>
      <w14:ligatures w14:val="none"/>
    </w:rPr>
  </w:style>
  <w:style w:type="paragraph" w:styleId="Date">
    <w:name w:val="Date"/>
    <w:next w:val="BodyText"/>
    <w:link w:val="DateChar"/>
    <w:qFormat/>
    <w:rsid w:val="00E656E5"/>
    <w:pPr>
      <w:keepNext/>
      <w:keepLines/>
      <w:spacing w:after="200" w:line="240" w:lineRule="auto"/>
      <w:jc w:val="center"/>
    </w:pPr>
    <w:rPr>
      <w:kern w:val="0"/>
      <w:sz w:val="24"/>
      <w:szCs w:val="24"/>
      <w:lang w:val="en-US"/>
      <w14:ligatures w14:val="none"/>
    </w:rPr>
  </w:style>
  <w:style w:type="character" w:customStyle="1" w:styleId="DateChar">
    <w:name w:val="Date Char"/>
    <w:basedOn w:val="DefaultParagraphFont"/>
    <w:link w:val="Date"/>
    <w:rsid w:val="00E656E5"/>
    <w:rPr>
      <w:kern w:val="0"/>
      <w:sz w:val="24"/>
      <w:szCs w:val="24"/>
      <w:lang w:val="en-US"/>
      <w14:ligatures w14:val="none"/>
    </w:rPr>
  </w:style>
  <w:style w:type="paragraph" w:customStyle="1" w:styleId="Abstract">
    <w:name w:val="Abstract"/>
    <w:basedOn w:val="Normal"/>
    <w:next w:val="BodyText"/>
    <w:qFormat/>
    <w:rsid w:val="00E656E5"/>
    <w:pPr>
      <w:keepNext/>
      <w:keepLines/>
      <w:spacing w:before="300" w:after="300"/>
    </w:pPr>
    <w:rPr>
      <w:sz w:val="20"/>
      <w:szCs w:val="20"/>
    </w:rPr>
  </w:style>
  <w:style w:type="paragraph" w:styleId="Bibliography">
    <w:name w:val="Bibliography"/>
    <w:basedOn w:val="Normal"/>
    <w:qFormat/>
    <w:rsid w:val="00E656E5"/>
    <w:pPr>
      <w:spacing w:after="0" w:line="480" w:lineRule="auto"/>
      <w:ind w:left="720" w:hanging="720"/>
    </w:pPr>
  </w:style>
  <w:style w:type="paragraph" w:styleId="BlockText">
    <w:name w:val="Block Text"/>
    <w:basedOn w:val="BodyText"/>
    <w:next w:val="BodyText"/>
    <w:uiPriority w:val="9"/>
    <w:unhideWhenUsed/>
    <w:qFormat/>
    <w:rsid w:val="00E656E5"/>
    <w:pPr>
      <w:spacing w:before="100" w:after="100"/>
      <w:ind w:left="480" w:right="480"/>
    </w:pPr>
  </w:style>
  <w:style w:type="paragraph" w:styleId="FootnoteText">
    <w:name w:val="footnote text"/>
    <w:basedOn w:val="Normal"/>
    <w:link w:val="FootnoteTextChar"/>
    <w:uiPriority w:val="9"/>
    <w:unhideWhenUsed/>
    <w:qFormat/>
    <w:rsid w:val="00E656E5"/>
  </w:style>
  <w:style w:type="character" w:customStyle="1" w:styleId="FootnoteTextChar">
    <w:name w:val="Footnote Text Char"/>
    <w:basedOn w:val="DefaultParagraphFont"/>
    <w:link w:val="FootnoteText"/>
    <w:uiPriority w:val="9"/>
    <w:rsid w:val="00E656E5"/>
    <w:rPr>
      <w:kern w:val="0"/>
      <w:sz w:val="24"/>
      <w:szCs w:val="24"/>
      <w:lang w:val="en-US"/>
      <w14:ligatures w14:val="none"/>
    </w:rPr>
  </w:style>
  <w:style w:type="table" w:customStyle="1" w:styleId="Table">
    <w:name w:val="Table"/>
    <w:semiHidden/>
    <w:unhideWhenUsed/>
    <w:qFormat/>
    <w:rsid w:val="00E656E5"/>
    <w:pPr>
      <w:spacing w:after="200" w:line="240" w:lineRule="auto"/>
    </w:pPr>
    <w:rPr>
      <w:kern w:val="0"/>
      <w:sz w:val="24"/>
      <w:szCs w:val="24"/>
      <w:lang w:val="en-US" w:eastAsia="es-E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E656E5"/>
    <w:pPr>
      <w:keepNext/>
      <w:keepLines/>
      <w:spacing w:after="0"/>
    </w:pPr>
    <w:rPr>
      <w:b/>
    </w:rPr>
  </w:style>
  <w:style w:type="paragraph" w:customStyle="1" w:styleId="Definition">
    <w:name w:val="Definition"/>
    <w:basedOn w:val="Normal"/>
    <w:rsid w:val="00E656E5"/>
  </w:style>
  <w:style w:type="paragraph" w:styleId="Caption">
    <w:name w:val="caption"/>
    <w:basedOn w:val="Normal"/>
    <w:link w:val="CaptionChar"/>
    <w:rsid w:val="00E656E5"/>
    <w:pPr>
      <w:spacing w:after="120"/>
    </w:pPr>
    <w:rPr>
      <w:i/>
    </w:rPr>
  </w:style>
  <w:style w:type="paragraph" w:customStyle="1" w:styleId="TableCaption">
    <w:name w:val="Table Caption"/>
    <w:basedOn w:val="Caption"/>
    <w:rsid w:val="00E656E5"/>
    <w:pPr>
      <w:keepNext/>
    </w:pPr>
  </w:style>
  <w:style w:type="paragraph" w:customStyle="1" w:styleId="ImageCaption">
    <w:name w:val="Image Caption"/>
    <w:basedOn w:val="Caption"/>
    <w:rsid w:val="00E656E5"/>
  </w:style>
  <w:style w:type="paragraph" w:customStyle="1" w:styleId="Figure">
    <w:name w:val="Figure"/>
    <w:basedOn w:val="Normal"/>
    <w:rsid w:val="00E656E5"/>
  </w:style>
  <w:style w:type="paragraph" w:customStyle="1" w:styleId="CaptionedFigure">
    <w:name w:val="Captioned Figure"/>
    <w:basedOn w:val="Figure"/>
    <w:rsid w:val="00E656E5"/>
    <w:pPr>
      <w:keepNext/>
    </w:pPr>
  </w:style>
  <w:style w:type="character" w:customStyle="1" w:styleId="CaptionChar">
    <w:name w:val="Caption Char"/>
    <w:basedOn w:val="DefaultParagraphFont"/>
    <w:link w:val="Caption"/>
    <w:rsid w:val="00E656E5"/>
    <w:rPr>
      <w:i/>
      <w:kern w:val="0"/>
      <w:sz w:val="24"/>
      <w:szCs w:val="24"/>
      <w:lang w:val="en-US"/>
      <w14:ligatures w14:val="none"/>
    </w:rPr>
  </w:style>
  <w:style w:type="character" w:customStyle="1" w:styleId="VerbatimChar">
    <w:name w:val="Verbatim Char"/>
    <w:basedOn w:val="CaptionChar"/>
    <w:link w:val="SourceCode"/>
    <w:rsid w:val="00E656E5"/>
    <w:rPr>
      <w:rFonts w:ascii="Consolas" w:hAnsi="Consolas"/>
      <w:i/>
      <w:kern w:val="0"/>
      <w:sz w:val="24"/>
      <w:szCs w:val="24"/>
      <w:shd w:val="clear" w:color="auto" w:fill="F1F3F5"/>
      <w:lang w:val="en-US"/>
      <w14:ligatures w14:val="none"/>
    </w:rPr>
  </w:style>
  <w:style w:type="character" w:customStyle="1" w:styleId="SectionNumber">
    <w:name w:val="Section Number"/>
    <w:basedOn w:val="CaptionChar"/>
    <w:rsid w:val="00E656E5"/>
    <w:rPr>
      <w:i/>
      <w:kern w:val="0"/>
      <w:sz w:val="24"/>
      <w:szCs w:val="24"/>
      <w:lang w:val="en-US"/>
      <w14:ligatures w14:val="none"/>
    </w:rPr>
  </w:style>
  <w:style w:type="character" w:styleId="FootnoteReference">
    <w:name w:val="footnote reference"/>
    <w:basedOn w:val="CaptionChar"/>
    <w:rsid w:val="00E656E5"/>
    <w:rPr>
      <w:i/>
      <w:kern w:val="0"/>
      <w:sz w:val="24"/>
      <w:szCs w:val="24"/>
      <w:vertAlign w:val="superscript"/>
      <w:lang w:val="en-US"/>
      <w14:ligatures w14:val="none"/>
    </w:rPr>
  </w:style>
  <w:style w:type="character" w:styleId="Hyperlink">
    <w:name w:val="Hyperlink"/>
    <w:basedOn w:val="CaptionChar"/>
    <w:uiPriority w:val="99"/>
    <w:rsid w:val="00E656E5"/>
    <w:rPr>
      <w:i/>
      <w:color w:val="156082" w:themeColor="accent1"/>
      <w:kern w:val="0"/>
      <w:sz w:val="24"/>
      <w:szCs w:val="24"/>
      <w:lang w:val="en-US"/>
      <w14:ligatures w14:val="none"/>
    </w:rPr>
  </w:style>
  <w:style w:type="paragraph" w:styleId="TOCHeading">
    <w:name w:val="TOC Heading"/>
    <w:basedOn w:val="Heading1"/>
    <w:next w:val="BodyText"/>
    <w:uiPriority w:val="39"/>
    <w:unhideWhenUsed/>
    <w:qFormat/>
    <w:rsid w:val="00E656E5"/>
    <w:pPr>
      <w:spacing w:before="240" w:after="0"/>
      <w:outlineLvl w:val="9"/>
    </w:pPr>
    <w:rPr>
      <w:sz w:val="32"/>
      <w:szCs w:val="32"/>
    </w:rPr>
  </w:style>
  <w:style w:type="paragraph" w:customStyle="1" w:styleId="SourceCode">
    <w:name w:val="Source Code"/>
    <w:basedOn w:val="Normal"/>
    <w:link w:val="VerbatimChar"/>
    <w:rsid w:val="00E656E5"/>
    <w:pPr>
      <w:shd w:val="clear" w:color="auto" w:fill="F1F3F5"/>
      <w:wordWrap w:val="0"/>
    </w:pPr>
    <w:rPr>
      <w:rFonts w:ascii="Consolas" w:hAnsi="Consolas"/>
      <w:i/>
      <w:sz w:val="22"/>
    </w:rPr>
  </w:style>
  <w:style w:type="character" w:customStyle="1" w:styleId="KeywordTok">
    <w:name w:val="Keyword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DataTypeTok">
    <w:name w:val="DataType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DecValTok">
    <w:name w:val="DecVal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BaseNTok">
    <w:name w:val="BaseN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FloatTok">
    <w:name w:val="Float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ConstantTok">
    <w:name w:val="ConstantTok"/>
    <w:basedOn w:val="VerbatimChar"/>
    <w:rsid w:val="00E656E5"/>
    <w:rPr>
      <w:rFonts w:ascii="Consolas" w:hAnsi="Consolas"/>
      <w:i/>
      <w:color w:val="8F5902"/>
      <w:kern w:val="0"/>
      <w:sz w:val="24"/>
      <w:szCs w:val="24"/>
      <w:shd w:val="clear" w:color="auto" w:fill="F1F3F5"/>
      <w:lang w:val="en-US"/>
      <w14:ligatures w14:val="none"/>
    </w:rPr>
  </w:style>
  <w:style w:type="character" w:customStyle="1" w:styleId="CharTok">
    <w:name w:val="Char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SpecialCharTok">
    <w:name w:val="SpecialChar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StringTok">
    <w:name w:val="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VerbatimStringTok">
    <w:name w:val="Verbatim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SpecialStringTok">
    <w:name w:val="SpecialStringTok"/>
    <w:basedOn w:val="VerbatimChar"/>
    <w:rsid w:val="00E656E5"/>
    <w:rPr>
      <w:rFonts w:ascii="Consolas" w:hAnsi="Consolas"/>
      <w:i/>
      <w:color w:val="20794D"/>
      <w:kern w:val="0"/>
      <w:sz w:val="24"/>
      <w:szCs w:val="24"/>
      <w:shd w:val="clear" w:color="auto" w:fill="F1F3F5"/>
      <w:lang w:val="en-US"/>
      <w14:ligatures w14:val="none"/>
    </w:rPr>
  </w:style>
  <w:style w:type="character" w:customStyle="1" w:styleId="ImportTok">
    <w:name w:val="ImportTok"/>
    <w:basedOn w:val="VerbatimChar"/>
    <w:rsid w:val="00E656E5"/>
    <w:rPr>
      <w:rFonts w:ascii="Consolas" w:hAnsi="Consolas"/>
      <w:i/>
      <w:color w:val="00769E"/>
      <w:kern w:val="0"/>
      <w:sz w:val="24"/>
      <w:szCs w:val="24"/>
      <w:shd w:val="clear" w:color="auto" w:fill="F1F3F5"/>
      <w:lang w:val="en-US"/>
      <w14:ligatures w14:val="none"/>
    </w:rPr>
  </w:style>
  <w:style w:type="character" w:customStyle="1" w:styleId="CommentTok">
    <w:name w:val="Comment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DocumentationTok">
    <w:name w:val="Documentation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AnnotationTok">
    <w:name w:val="Annotation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CommentVarTok">
    <w:name w:val="CommentVar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OtherTok">
    <w:name w:val="Other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FunctionTok">
    <w:name w:val="FunctionTok"/>
    <w:basedOn w:val="VerbatimChar"/>
    <w:rsid w:val="00E656E5"/>
    <w:rPr>
      <w:rFonts w:ascii="Consolas" w:hAnsi="Consolas"/>
      <w:i/>
      <w:color w:val="4758AB"/>
      <w:kern w:val="0"/>
      <w:sz w:val="24"/>
      <w:szCs w:val="24"/>
      <w:shd w:val="clear" w:color="auto" w:fill="F1F3F5"/>
      <w:lang w:val="en-US"/>
      <w14:ligatures w14:val="none"/>
    </w:rPr>
  </w:style>
  <w:style w:type="character" w:customStyle="1" w:styleId="VariableTok">
    <w:name w:val="VariableTok"/>
    <w:basedOn w:val="VerbatimChar"/>
    <w:rsid w:val="00E656E5"/>
    <w:rPr>
      <w:rFonts w:ascii="Consolas" w:hAnsi="Consolas"/>
      <w:i/>
      <w:color w:val="111111"/>
      <w:kern w:val="0"/>
      <w:sz w:val="24"/>
      <w:szCs w:val="24"/>
      <w:shd w:val="clear" w:color="auto" w:fill="F1F3F5"/>
      <w:lang w:val="en-US"/>
      <w14:ligatures w14:val="none"/>
    </w:rPr>
  </w:style>
  <w:style w:type="character" w:customStyle="1" w:styleId="ControlFlowTok">
    <w:name w:val="ControlFlow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OperatorTok">
    <w:name w:val="Operator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BuiltInTok">
    <w:name w:val="BuiltIn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ExtensionTok">
    <w:name w:val="Extension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PreprocessorTok">
    <w:name w:val="Preprocessor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AttributeTok">
    <w:name w:val="AttributeTok"/>
    <w:basedOn w:val="VerbatimChar"/>
    <w:rsid w:val="00E656E5"/>
    <w:rPr>
      <w:rFonts w:ascii="Consolas" w:hAnsi="Consolas"/>
      <w:i/>
      <w:color w:val="657422"/>
      <w:kern w:val="0"/>
      <w:sz w:val="24"/>
      <w:szCs w:val="24"/>
      <w:shd w:val="clear" w:color="auto" w:fill="F1F3F5"/>
      <w:lang w:val="en-US"/>
      <w14:ligatures w14:val="none"/>
    </w:rPr>
  </w:style>
  <w:style w:type="character" w:customStyle="1" w:styleId="RegionMarkerTok">
    <w:name w:val="RegionMarkerTok"/>
    <w:basedOn w:val="VerbatimChar"/>
    <w:rsid w:val="00E656E5"/>
    <w:rPr>
      <w:rFonts w:ascii="Consolas" w:hAnsi="Consolas"/>
      <w:i/>
      <w:color w:val="003B4F"/>
      <w:kern w:val="0"/>
      <w:sz w:val="24"/>
      <w:szCs w:val="24"/>
      <w:shd w:val="clear" w:color="auto" w:fill="F1F3F5"/>
      <w:lang w:val="en-US"/>
      <w14:ligatures w14:val="none"/>
    </w:rPr>
  </w:style>
  <w:style w:type="character" w:customStyle="1" w:styleId="InformationTok">
    <w:name w:val="InformationTok"/>
    <w:basedOn w:val="VerbatimChar"/>
    <w:rsid w:val="00E656E5"/>
    <w:rPr>
      <w:rFonts w:ascii="Consolas" w:hAnsi="Consolas"/>
      <w:i/>
      <w:color w:val="5E5E5E"/>
      <w:kern w:val="0"/>
      <w:sz w:val="24"/>
      <w:szCs w:val="24"/>
      <w:shd w:val="clear" w:color="auto" w:fill="F1F3F5"/>
      <w:lang w:val="en-US"/>
      <w14:ligatures w14:val="none"/>
    </w:rPr>
  </w:style>
  <w:style w:type="character" w:customStyle="1" w:styleId="WarningTok">
    <w:name w:val="WarningTok"/>
    <w:basedOn w:val="VerbatimChar"/>
    <w:rsid w:val="00E656E5"/>
    <w:rPr>
      <w:rFonts w:ascii="Consolas" w:hAnsi="Consolas"/>
      <w:i w:val="0"/>
      <w:color w:val="5E5E5E"/>
      <w:kern w:val="0"/>
      <w:sz w:val="24"/>
      <w:szCs w:val="24"/>
      <w:shd w:val="clear" w:color="auto" w:fill="F1F3F5"/>
      <w:lang w:val="en-US"/>
      <w14:ligatures w14:val="none"/>
    </w:rPr>
  </w:style>
  <w:style w:type="character" w:customStyle="1" w:styleId="AlertTok">
    <w:name w:val="Alert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ErrorTok">
    <w:name w:val="ErrorTok"/>
    <w:basedOn w:val="VerbatimChar"/>
    <w:rsid w:val="00E656E5"/>
    <w:rPr>
      <w:rFonts w:ascii="Consolas" w:hAnsi="Consolas"/>
      <w:i/>
      <w:color w:val="AD0000"/>
      <w:kern w:val="0"/>
      <w:sz w:val="24"/>
      <w:szCs w:val="24"/>
      <w:shd w:val="clear" w:color="auto" w:fill="F1F3F5"/>
      <w:lang w:val="en-US"/>
      <w14:ligatures w14:val="none"/>
    </w:rPr>
  </w:style>
  <w:style w:type="character" w:customStyle="1" w:styleId="NormalTok">
    <w:name w:val="NormalTok"/>
    <w:basedOn w:val="VerbatimChar"/>
    <w:rsid w:val="00E656E5"/>
    <w:rPr>
      <w:rFonts w:ascii="Consolas" w:hAnsi="Consolas"/>
      <w:i/>
      <w:color w:val="003B4F"/>
      <w:kern w:val="0"/>
      <w:sz w:val="24"/>
      <w:szCs w:val="24"/>
      <w:shd w:val="clear" w:color="auto" w:fill="F1F3F5"/>
      <w:lang w:val="en-US"/>
      <w14:ligatures w14:val="none"/>
    </w:rPr>
  </w:style>
  <w:style w:type="paragraph" w:styleId="TOC2">
    <w:name w:val="toc 2"/>
    <w:basedOn w:val="Normal"/>
    <w:next w:val="Normal"/>
    <w:autoRedefine/>
    <w:uiPriority w:val="39"/>
    <w:rsid w:val="00E656E5"/>
    <w:pPr>
      <w:spacing w:after="100"/>
      <w:ind w:left="240"/>
    </w:pPr>
  </w:style>
  <w:style w:type="character" w:styleId="PlaceholderText">
    <w:name w:val="Placeholder Text"/>
    <w:basedOn w:val="DefaultParagraphFont"/>
    <w:rsid w:val="00E656E5"/>
    <w:rPr>
      <w:color w:val="808080"/>
    </w:rPr>
  </w:style>
  <w:style w:type="character" w:styleId="LineNumber">
    <w:name w:val="line number"/>
    <w:basedOn w:val="DefaultParagraphFont"/>
    <w:rsid w:val="00E656E5"/>
  </w:style>
  <w:style w:type="character" w:styleId="CommentReference">
    <w:name w:val="annotation reference"/>
    <w:basedOn w:val="DefaultParagraphFont"/>
    <w:rsid w:val="00E656E5"/>
    <w:rPr>
      <w:sz w:val="16"/>
      <w:szCs w:val="16"/>
    </w:rPr>
  </w:style>
  <w:style w:type="paragraph" w:styleId="CommentText">
    <w:name w:val="annotation text"/>
    <w:basedOn w:val="Normal"/>
    <w:link w:val="CommentTextChar"/>
    <w:rsid w:val="00E656E5"/>
    <w:rPr>
      <w:sz w:val="20"/>
      <w:szCs w:val="20"/>
    </w:rPr>
  </w:style>
  <w:style w:type="character" w:customStyle="1" w:styleId="CommentTextChar">
    <w:name w:val="Comment Text Char"/>
    <w:basedOn w:val="DefaultParagraphFont"/>
    <w:link w:val="CommentText"/>
    <w:rsid w:val="00E656E5"/>
    <w:rPr>
      <w:kern w:val="0"/>
      <w:sz w:val="20"/>
      <w:szCs w:val="20"/>
      <w:lang w:val="en-US"/>
      <w14:ligatures w14:val="none"/>
    </w:rPr>
  </w:style>
  <w:style w:type="paragraph" w:styleId="CommentSubject">
    <w:name w:val="annotation subject"/>
    <w:basedOn w:val="CommentText"/>
    <w:next w:val="CommentText"/>
    <w:link w:val="CommentSubjectChar"/>
    <w:rsid w:val="00E656E5"/>
    <w:rPr>
      <w:b/>
      <w:bCs/>
    </w:rPr>
  </w:style>
  <w:style w:type="character" w:customStyle="1" w:styleId="CommentSubjectChar">
    <w:name w:val="Comment Subject Char"/>
    <w:basedOn w:val="CommentTextChar"/>
    <w:link w:val="CommentSubject"/>
    <w:rsid w:val="00E656E5"/>
    <w:rPr>
      <w:b/>
      <w:bCs/>
      <w:kern w:val="0"/>
      <w:sz w:val="20"/>
      <w:szCs w:val="20"/>
      <w:lang w:val="en-US"/>
      <w14:ligatures w14:val="none"/>
    </w:rPr>
  </w:style>
  <w:style w:type="paragraph" w:styleId="Revision">
    <w:name w:val="Revision"/>
    <w:hidden/>
    <w:rsid w:val="00E656E5"/>
    <w:pPr>
      <w:spacing w:after="0" w:line="240" w:lineRule="auto"/>
    </w:pPr>
    <w:rPr>
      <w:kern w:val="0"/>
      <w:sz w:val="24"/>
      <w:szCs w:val="24"/>
      <w:lang w:val="en-US"/>
      <w14:ligatures w14:val="none"/>
    </w:rPr>
  </w:style>
  <w:style w:type="character" w:styleId="UnresolvedMention">
    <w:name w:val="Unresolved Mention"/>
    <w:basedOn w:val="DefaultParagraphFont"/>
    <w:uiPriority w:val="99"/>
    <w:semiHidden/>
    <w:unhideWhenUsed/>
    <w:rsid w:val="00D86C57"/>
    <w:rPr>
      <w:color w:val="605E5C"/>
      <w:shd w:val="clear" w:color="auto" w:fill="E1DFDD"/>
    </w:rPr>
  </w:style>
  <w:style w:type="paragraph" w:styleId="Header">
    <w:name w:val="header"/>
    <w:basedOn w:val="Normal"/>
    <w:link w:val="HeaderChar"/>
    <w:uiPriority w:val="99"/>
    <w:unhideWhenUsed/>
    <w:rsid w:val="00EA5E89"/>
    <w:pPr>
      <w:tabs>
        <w:tab w:val="center" w:pos="4252"/>
        <w:tab w:val="right" w:pos="8504"/>
      </w:tabs>
      <w:spacing w:after="0"/>
    </w:pPr>
  </w:style>
  <w:style w:type="character" w:customStyle="1" w:styleId="HeaderChar">
    <w:name w:val="Header Char"/>
    <w:basedOn w:val="DefaultParagraphFont"/>
    <w:link w:val="Header"/>
    <w:uiPriority w:val="99"/>
    <w:rsid w:val="00EA5E89"/>
    <w:rPr>
      <w:kern w:val="0"/>
      <w:sz w:val="24"/>
      <w:szCs w:val="24"/>
      <w:lang w:val="en-US"/>
      <w14:ligatures w14:val="none"/>
    </w:rPr>
  </w:style>
  <w:style w:type="paragraph" w:styleId="Footer">
    <w:name w:val="footer"/>
    <w:basedOn w:val="Normal"/>
    <w:link w:val="FooterChar"/>
    <w:uiPriority w:val="99"/>
    <w:unhideWhenUsed/>
    <w:rsid w:val="00EA5E89"/>
    <w:pPr>
      <w:tabs>
        <w:tab w:val="center" w:pos="4252"/>
        <w:tab w:val="right" w:pos="8504"/>
      </w:tabs>
      <w:spacing w:after="0"/>
    </w:pPr>
  </w:style>
  <w:style w:type="character" w:customStyle="1" w:styleId="FooterChar">
    <w:name w:val="Footer Char"/>
    <w:basedOn w:val="DefaultParagraphFont"/>
    <w:link w:val="Footer"/>
    <w:uiPriority w:val="99"/>
    <w:rsid w:val="00EA5E89"/>
    <w:rPr>
      <w:kern w:val="0"/>
      <w:sz w:val="24"/>
      <w:szCs w:val="24"/>
      <w:lang w:val="en-US"/>
      <w14:ligatures w14:val="none"/>
    </w:rPr>
  </w:style>
  <w:style w:type="character" w:styleId="FollowedHyperlink">
    <w:name w:val="FollowedHyperlink"/>
    <w:basedOn w:val="DefaultParagraphFont"/>
    <w:uiPriority w:val="99"/>
    <w:semiHidden/>
    <w:unhideWhenUsed/>
    <w:rsid w:val="009A7B90"/>
    <w:rPr>
      <w:color w:val="96607D" w:themeColor="followedHyperlink"/>
      <w:u w:val="single"/>
    </w:rPr>
  </w:style>
  <w:style w:type="character" w:customStyle="1" w:styleId="normaltextrun">
    <w:name w:val="normaltextrun"/>
    <w:basedOn w:val="DefaultParagraphFont"/>
    <w:rsid w:val="00011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569947">
      <w:bodyDiv w:val="1"/>
      <w:marLeft w:val="0"/>
      <w:marRight w:val="0"/>
      <w:marTop w:val="0"/>
      <w:marBottom w:val="0"/>
      <w:divBdr>
        <w:top w:val="none" w:sz="0" w:space="0" w:color="auto"/>
        <w:left w:val="none" w:sz="0" w:space="0" w:color="auto"/>
        <w:bottom w:val="none" w:sz="0" w:space="0" w:color="auto"/>
        <w:right w:val="none" w:sz="0" w:space="0" w:color="auto"/>
      </w:divBdr>
    </w:div>
    <w:div w:id="1231043965">
      <w:bodyDiv w:val="1"/>
      <w:marLeft w:val="0"/>
      <w:marRight w:val="0"/>
      <w:marTop w:val="0"/>
      <w:marBottom w:val="0"/>
      <w:divBdr>
        <w:top w:val="none" w:sz="0" w:space="0" w:color="auto"/>
        <w:left w:val="none" w:sz="0" w:space="0" w:color="auto"/>
        <w:bottom w:val="none" w:sz="0" w:space="0" w:color="auto"/>
        <w:right w:val="none" w:sz="0" w:space="0" w:color="auto"/>
      </w:divBdr>
      <w:divsChild>
        <w:div w:id="1194802612">
          <w:marLeft w:val="0"/>
          <w:marRight w:val="0"/>
          <w:marTop w:val="0"/>
          <w:marBottom w:val="0"/>
          <w:divBdr>
            <w:top w:val="none" w:sz="0" w:space="0" w:color="auto"/>
            <w:left w:val="none" w:sz="0" w:space="0" w:color="auto"/>
            <w:bottom w:val="none" w:sz="0" w:space="0" w:color="auto"/>
            <w:right w:val="none" w:sz="0" w:space="0" w:color="auto"/>
          </w:divBdr>
        </w:div>
        <w:div w:id="927034521">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sChild>
    </w:div>
    <w:div w:id="1606575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7831-9623" TargetMode="External"/><Relationship Id="rId13" Type="http://schemas.openxmlformats.org/officeDocument/2006/relationships/hyperlink" Target="https://onlinelibrary.wiley.com/doi/abs/10.1111/j.1365-2311.2006.00787.x" TargetMode="External"/><Relationship Id="rId18" Type="http://schemas.microsoft.com/office/2016/09/relationships/commentsIds" Target="commentsIds.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cabidigitallibrary.org/journal/cabicompendium" TargetMode="External"/><Relationship Id="rId7" Type="http://schemas.openxmlformats.org/officeDocument/2006/relationships/endnotes" Target="endnotes.xml"/><Relationship Id="rId12" Type="http://schemas.openxmlformats.org/officeDocument/2006/relationships/hyperlink" Target="mailto:dario.san@uah.es" TargetMode="External"/><Relationship Id="rId17" Type="http://schemas.microsoft.com/office/2011/relationships/commentsExtended" Target="commentsExtended.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bookmark://fig-2_forecasts_prapae"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zenodo.org/doi/10.5281/zenodo.11352084" TargetMode="External"/><Relationship Id="rId23" Type="http://schemas.openxmlformats.org/officeDocument/2006/relationships/image" Target="media/image5.png"/><Relationship Id="rId28"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stor.org/stable/4913" TargetMode="External"/><Relationship Id="rId22" Type="http://schemas.openxmlformats.org/officeDocument/2006/relationships/hyperlink" Target="https://gd.eppo.int/" TargetMode="External"/><Relationship Id="rId27" Type="http://schemas.openxmlformats.org/officeDocument/2006/relationships/fontTable" Target="fontTable.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95F457B87F46A99B129875AC65AE55"/>
        <w:category>
          <w:name w:val="General"/>
          <w:gallery w:val="placeholder"/>
        </w:category>
        <w:types>
          <w:type w:val="bbPlcHdr"/>
        </w:types>
        <w:behaviors>
          <w:behavior w:val="content"/>
        </w:behaviors>
        <w:guid w:val="{2A2A0ED2-19C2-4322-AA79-F609142D6B3F}"/>
      </w:docPartPr>
      <w:docPartBody>
        <w:p w:rsidR="00403809" w:rsidRDefault="000D73FE" w:rsidP="000D73FE">
          <w:pPr>
            <w:pStyle w:val="6095F457B87F46A99B129875AC65AE55"/>
          </w:pPr>
          <w:r w:rsidRPr="003271A2">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FE"/>
    <w:rsid w:val="00020DBC"/>
    <w:rsid w:val="00097FAC"/>
    <w:rsid w:val="000D73FE"/>
    <w:rsid w:val="00110E72"/>
    <w:rsid w:val="001567AD"/>
    <w:rsid w:val="00210AC6"/>
    <w:rsid w:val="003A4886"/>
    <w:rsid w:val="003B2C89"/>
    <w:rsid w:val="00403809"/>
    <w:rsid w:val="004226D4"/>
    <w:rsid w:val="004722E7"/>
    <w:rsid w:val="005332E4"/>
    <w:rsid w:val="00611671"/>
    <w:rsid w:val="006364FF"/>
    <w:rsid w:val="006604BD"/>
    <w:rsid w:val="006965A9"/>
    <w:rsid w:val="006E17C5"/>
    <w:rsid w:val="00740785"/>
    <w:rsid w:val="00752024"/>
    <w:rsid w:val="007617B1"/>
    <w:rsid w:val="007E7E2B"/>
    <w:rsid w:val="007F749F"/>
    <w:rsid w:val="00835691"/>
    <w:rsid w:val="008D56B0"/>
    <w:rsid w:val="009447E9"/>
    <w:rsid w:val="009E15FD"/>
    <w:rsid w:val="009F1D80"/>
    <w:rsid w:val="009F707B"/>
    <w:rsid w:val="00A3498B"/>
    <w:rsid w:val="00A36E28"/>
    <w:rsid w:val="00AA6BF7"/>
    <w:rsid w:val="00B97152"/>
    <w:rsid w:val="00BA0C78"/>
    <w:rsid w:val="00BA76DE"/>
    <w:rsid w:val="00BE62D3"/>
    <w:rsid w:val="00BF0EAC"/>
    <w:rsid w:val="00C1361C"/>
    <w:rsid w:val="00CC7B2E"/>
    <w:rsid w:val="00DA511E"/>
    <w:rsid w:val="00DD5978"/>
    <w:rsid w:val="00DF30B6"/>
    <w:rsid w:val="00E24A08"/>
    <w:rsid w:val="00E430BE"/>
    <w:rsid w:val="00F8597C"/>
    <w:rsid w:val="00FB3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BA76DE"/>
    <w:rPr>
      <w:color w:val="808080"/>
    </w:rPr>
  </w:style>
  <w:style w:type="paragraph" w:customStyle="1" w:styleId="6095F457B87F46A99B129875AC65AE55">
    <w:name w:val="6095F457B87F46A99B129875AC65AE55"/>
    <w:rsid w:val="000D73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1F3E1-0043-428F-8550-73C57657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74420</Words>
  <Characters>424194</Characters>
  <Application>Microsoft Office Word</Application>
  <DocSecurity>0</DocSecurity>
  <Lines>3534</Lines>
  <Paragraphs>995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San Segund</dc:creator>
  <cp:keywords>herbivory; integrated pest management; phenological mismatch; plant-arthropod interactions; small-white; thermal performance curves; warming.</cp:keywords>
  <dc:description/>
  <cp:lastModifiedBy>Dario San Segund</cp:lastModifiedBy>
  <cp:revision>18</cp:revision>
  <cp:lastPrinted>2024-01-22T09:29:00Z</cp:lastPrinted>
  <dcterms:created xsi:type="dcterms:W3CDTF">2024-05-27T11:17:00Z</dcterms:created>
  <dcterms:modified xsi:type="dcterms:W3CDTF">2025-02-03T13:12:00Z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id="NNn2frt6"/&gt;&lt;style id="http://www.zotero.org/styles/ecological-monographs" hasBibliography="1" bibliographyStyleHasBeenSet="1"/&gt;&lt;prefs&gt;&lt;pref name="fieldType" value="Field"/&gt;&lt;/prefs&gt;&lt;/data&gt;</vt:lpwstr>
  </property>
</Properties>
</file>